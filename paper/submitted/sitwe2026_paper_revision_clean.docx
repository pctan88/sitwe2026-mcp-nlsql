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401FC7" w14:textId="77777777" w:rsidR="00732F09" w:rsidRPr="005E5409" w:rsidRDefault="005C41AB">
      <w:pPr>
        <w:spacing w:after="160"/>
        <w:jc w:val="center"/>
        <w:rPr>
          <w:bCs/>
          <w:sz w:val="48"/>
          <w:szCs w:val="48"/>
        </w:rPr>
      </w:pPr>
      <w:r w:rsidRPr="005E5409">
        <w:rPr>
          <w:bCs/>
          <w:sz w:val="48"/>
          <w:szCs w:val="48"/>
        </w:rPr>
        <w:t>A Schema-Aware Model Context Protocol Server for Natural Language to SQL Translation under Schema Evolution</w:t>
      </w:r>
    </w:p>
    <w:p w14:paraId="5A1024B4" w14:textId="19149AC1" w:rsidR="00732F09" w:rsidRPr="005E5409" w:rsidRDefault="005C41AB">
      <w:pPr>
        <w:spacing w:after="40"/>
        <w:jc w:val="center"/>
        <w:rPr>
          <w:lang w:val="it-IT"/>
        </w:rPr>
      </w:pPr>
      <w:r w:rsidRPr="005E5409">
        <w:rPr>
          <w:b/>
          <w:lang w:val="it-IT"/>
        </w:rPr>
        <w:t>Poi</w:t>
      </w:r>
      <w:r w:rsidR="009079BF" w:rsidRPr="005E5409">
        <w:rPr>
          <w:b/>
          <w:lang w:val="it-IT"/>
        </w:rPr>
        <w:t>-</w:t>
      </w:r>
      <w:r w:rsidRPr="005E5409">
        <w:rPr>
          <w:b/>
          <w:lang w:val="it-IT"/>
        </w:rPr>
        <w:t>Cheong</w:t>
      </w:r>
      <w:r w:rsidR="009079BF" w:rsidRPr="005E5409">
        <w:rPr>
          <w:b/>
          <w:lang w:val="it-IT"/>
        </w:rPr>
        <w:t xml:space="preserve"> Tan</w:t>
      </w:r>
      <w:r w:rsidR="005B2D19" w:rsidRPr="005E5409">
        <w:rPr>
          <w:b/>
          <w:vertAlign w:val="superscript"/>
          <w:lang w:val="it-IT"/>
        </w:rPr>
        <w:t>1</w:t>
      </w:r>
      <w:r w:rsidR="007267B4" w:rsidRPr="005E5409">
        <w:rPr>
          <w:b/>
          <w:lang w:val="it-IT"/>
        </w:rPr>
        <w:t>*</w:t>
      </w:r>
      <w:r w:rsidRPr="005E5409">
        <w:rPr>
          <w:lang w:val="it-IT"/>
        </w:rPr>
        <w:t xml:space="preserve">    •    </w:t>
      </w:r>
      <w:r w:rsidRPr="005E5409">
        <w:rPr>
          <w:b/>
          <w:lang w:val="it-IT"/>
        </w:rPr>
        <w:t>Su</w:t>
      </w:r>
      <w:r w:rsidR="009079BF" w:rsidRPr="005E5409">
        <w:rPr>
          <w:b/>
          <w:lang w:val="it-IT"/>
        </w:rPr>
        <w:t>-</w:t>
      </w:r>
      <w:r w:rsidRPr="005E5409">
        <w:rPr>
          <w:b/>
          <w:lang w:val="it-IT"/>
        </w:rPr>
        <w:t>Cheng</w:t>
      </w:r>
      <w:r w:rsidR="009079BF" w:rsidRPr="005E5409">
        <w:rPr>
          <w:b/>
          <w:lang w:val="it-IT"/>
        </w:rPr>
        <w:t xml:space="preserve"> Haw</w:t>
      </w:r>
      <w:r w:rsidR="005B2D19" w:rsidRPr="005E5409">
        <w:rPr>
          <w:b/>
          <w:vertAlign w:val="superscript"/>
          <w:lang w:val="it-IT"/>
        </w:rPr>
        <w:t>1</w:t>
      </w:r>
      <w:r w:rsidRPr="005E5409">
        <w:rPr>
          <w:lang w:val="it-IT"/>
        </w:rPr>
        <w:t xml:space="preserve">    •    </w:t>
      </w:r>
      <w:r w:rsidRPr="005E5409">
        <w:rPr>
          <w:b/>
          <w:lang w:val="it-IT"/>
        </w:rPr>
        <w:t>Hui</w:t>
      </w:r>
      <w:r w:rsidR="009079BF" w:rsidRPr="005E5409">
        <w:rPr>
          <w:b/>
          <w:lang w:val="it-IT"/>
        </w:rPr>
        <w:t>-</w:t>
      </w:r>
      <w:r w:rsidRPr="005E5409">
        <w:rPr>
          <w:b/>
          <w:lang w:val="it-IT"/>
        </w:rPr>
        <w:t>Ngo</w:t>
      </w:r>
      <w:r w:rsidR="009079BF" w:rsidRPr="005E5409">
        <w:rPr>
          <w:b/>
          <w:lang w:val="it-IT"/>
        </w:rPr>
        <w:t xml:space="preserve"> Goh</w:t>
      </w:r>
      <w:r w:rsidR="005B2D19" w:rsidRPr="005E5409">
        <w:rPr>
          <w:b/>
          <w:vertAlign w:val="superscript"/>
          <w:lang w:val="it-IT"/>
        </w:rPr>
        <w:t>1</w:t>
      </w:r>
      <w:r w:rsidR="00FF70F2" w:rsidRPr="005E5409">
        <w:rPr>
          <w:b/>
          <w:lang w:val="it-IT"/>
        </w:rPr>
        <w:t xml:space="preserve">   </w:t>
      </w:r>
      <w:r w:rsidR="00FF70F2" w:rsidRPr="005E5409">
        <w:rPr>
          <w:lang w:val="it-IT"/>
        </w:rPr>
        <w:t xml:space="preserve">•   </w:t>
      </w:r>
      <w:r w:rsidR="005B2D19" w:rsidRPr="005E5409">
        <w:rPr>
          <w:b/>
          <w:bCs/>
          <w:lang w:val="it-IT"/>
        </w:rPr>
        <w:t>Jayapradha J</w:t>
      </w:r>
      <w:r w:rsidR="005B2D19" w:rsidRPr="005E5409">
        <w:rPr>
          <w:b/>
          <w:vertAlign w:val="superscript"/>
          <w:lang w:val="it-IT"/>
        </w:rPr>
        <w:t>2</w:t>
      </w:r>
    </w:p>
    <w:p w14:paraId="385D00B5" w14:textId="01EB372C" w:rsidR="00732F09" w:rsidRPr="005E5409" w:rsidRDefault="005B2D19">
      <w:pPr>
        <w:spacing w:after="40"/>
        <w:jc w:val="center"/>
        <w:rPr>
          <w:i/>
        </w:rPr>
      </w:pPr>
      <w:r w:rsidRPr="005E5409">
        <w:rPr>
          <w:b/>
          <w:vertAlign w:val="superscript"/>
          <w:lang w:val="en-MY"/>
        </w:rPr>
        <w:t>1</w:t>
      </w:r>
      <w:r w:rsidR="005C41AB" w:rsidRPr="005E5409">
        <w:rPr>
          <w:i/>
        </w:rPr>
        <w:t xml:space="preserve">Faculty of Computing and Informatics, Multimedia University, </w:t>
      </w:r>
      <w:r w:rsidRPr="005E5409">
        <w:rPr>
          <w:i/>
        </w:rPr>
        <w:t xml:space="preserve">Persiaran Multimedia, 63100 </w:t>
      </w:r>
      <w:r w:rsidR="005C41AB" w:rsidRPr="005E5409">
        <w:rPr>
          <w:i/>
        </w:rPr>
        <w:t>Cyberjaya, Malaysia</w:t>
      </w:r>
    </w:p>
    <w:p w14:paraId="52AD52E5" w14:textId="3B5B71B9" w:rsidR="005B2D19" w:rsidRPr="005E5409" w:rsidRDefault="005B2D19" w:rsidP="005B2D19">
      <w:pPr>
        <w:spacing w:after="40"/>
        <w:jc w:val="center"/>
        <w:rPr>
          <w:i/>
          <w:iCs/>
        </w:rPr>
      </w:pPr>
      <w:r w:rsidRPr="005E5409">
        <w:rPr>
          <w:i/>
          <w:iCs/>
          <w:vertAlign w:val="superscript"/>
        </w:rPr>
        <w:t>2</w:t>
      </w:r>
      <w:r w:rsidRPr="005E5409">
        <w:rPr>
          <w:i/>
          <w:iCs/>
        </w:rPr>
        <w:t xml:space="preserve">Department of Computing Technologies, School of Computing, SRM Institute of Science and </w:t>
      </w:r>
    </w:p>
    <w:p w14:paraId="76DD1B71" w14:textId="5E51FEEB" w:rsidR="005B2D19" w:rsidRPr="005E5409" w:rsidRDefault="005B2D19" w:rsidP="005B2D19">
      <w:pPr>
        <w:spacing w:after="40"/>
        <w:jc w:val="center"/>
        <w:rPr>
          <w:i/>
          <w:iCs/>
        </w:rPr>
      </w:pPr>
      <w:r w:rsidRPr="005E5409">
        <w:rPr>
          <w:i/>
          <w:iCs/>
        </w:rPr>
        <w:t xml:space="preserve">Technology, </w:t>
      </w:r>
      <w:proofErr w:type="spellStart"/>
      <w:r w:rsidRPr="005E5409">
        <w:rPr>
          <w:i/>
          <w:iCs/>
        </w:rPr>
        <w:t>Kattankulathur</w:t>
      </w:r>
      <w:proofErr w:type="spellEnd"/>
      <w:r w:rsidRPr="005E5409">
        <w:rPr>
          <w:i/>
          <w:iCs/>
        </w:rPr>
        <w:t xml:space="preserve">, Tamil Nadu 603203, India </w:t>
      </w:r>
    </w:p>
    <w:p w14:paraId="5F843894" w14:textId="77777777" w:rsidR="005B2D19" w:rsidRPr="005E5409" w:rsidRDefault="007267B4" w:rsidP="005B2D19">
      <w:pPr>
        <w:spacing w:after="160"/>
        <w:jc w:val="center"/>
      </w:pPr>
      <w:proofErr w:type="gramStart"/>
      <w:r w:rsidRPr="005E5409">
        <w:t>*tan.poi.cheong@student.mmu.edu.my  •</w:t>
      </w:r>
      <w:proofErr w:type="gramEnd"/>
      <w:r w:rsidRPr="005E5409">
        <w:t xml:space="preserve">  </w:t>
      </w:r>
      <w:proofErr w:type="gramStart"/>
      <w:r w:rsidRPr="005E5409">
        <w:t>sucheng@mmu.edu.my  •</w:t>
      </w:r>
      <w:proofErr w:type="gramEnd"/>
      <w:r w:rsidRPr="005E5409">
        <w:t xml:space="preserve">  </w:t>
      </w:r>
      <w:r w:rsidR="005B2D19" w:rsidRPr="005E5409">
        <w:t xml:space="preserve">hngoh@mmu.edu.my • </w:t>
      </w:r>
    </w:p>
    <w:p w14:paraId="62F0E822" w14:textId="6E7B60F3" w:rsidR="00732F09" w:rsidRPr="005E5409" w:rsidRDefault="005B2D19" w:rsidP="005B2D19">
      <w:pPr>
        <w:spacing w:after="160"/>
        <w:jc w:val="center"/>
      </w:pPr>
      <w:r w:rsidRPr="005E5409">
        <w:t>jayapraj@srmist.edu.in</w:t>
      </w:r>
    </w:p>
    <w:p w14:paraId="35ECF3D9" w14:textId="77777777" w:rsidR="00B23044" w:rsidRPr="005E5409" w:rsidRDefault="00B23044">
      <w:pPr>
        <w:spacing w:after="160"/>
        <w:jc w:val="center"/>
      </w:pPr>
    </w:p>
    <w:p w14:paraId="4F064C06" w14:textId="77777777" w:rsidR="00732F09" w:rsidRPr="005E5409" w:rsidRDefault="005C41AB">
      <w:pPr>
        <w:spacing w:before="80" w:after="40"/>
        <w:jc w:val="center"/>
      </w:pPr>
      <w:r w:rsidRPr="005E5409">
        <w:rPr>
          <w:b/>
        </w:rPr>
        <w:t>Abstract</w:t>
      </w:r>
    </w:p>
    <w:p w14:paraId="10189FA5" w14:textId="2475BE4B" w:rsidR="00DB4F51" w:rsidRPr="005E5409" w:rsidRDefault="006729AC" w:rsidP="00DB4F51">
      <w:pPr>
        <w:spacing w:after="80" w:line="264" w:lineRule="auto"/>
        <w:jc w:val="both"/>
        <w:rPr>
          <w:b/>
          <w:bCs/>
          <w:iCs/>
        </w:rPr>
      </w:pPr>
      <w:r w:rsidRPr="005E5409">
        <w:rPr>
          <w:b/>
          <w:bCs/>
          <w:iCs/>
          <w:sz w:val="18"/>
        </w:rPr>
        <w:t xml:space="preserve">Natural Language to SQL (NL-to-SQL) systems have advanced rapidly through Transformer-based architectures and Large Language Models, yet every mainstream system is trained and evaluated against a fixed, pre-defined schema. </w:t>
      </w:r>
      <w:r w:rsidR="007149CE" w:rsidRPr="005E5409">
        <w:rPr>
          <w:b/>
          <w:bCs/>
          <w:iCs/>
          <w:sz w:val="18"/>
        </w:rPr>
        <w:t xml:space="preserve">In production, schemas evolve: </w:t>
      </w:r>
      <w:proofErr w:type="spellStart"/>
      <w:r w:rsidR="007149CE" w:rsidRPr="005E5409">
        <w:rPr>
          <w:b/>
          <w:bCs/>
          <w:iCs/>
          <w:sz w:val="18"/>
        </w:rPr>
        <w:t>EvoSchema</w:t>
      </w:r>
      <w:proofErr w:type="spellEnd"/>
      <w:r w:rsidR="007149CE" w:rsidRPr="005E5409">
        <w:rPr>
          <w:b/>
          <w:bCs/>
          <w:iCs/>
          <w:sz w:val="18"/>
        </w:rPr>
        <w:t xml:space="preserve"> shows state-of-the-art systems including GPT-4 degrading sharply under table- and column-level perturbations. The Model Context Protocol (MCP) lets an LLM client discover schemas and invoke query tools at runtime, yet no peer-reviewed study has evaluated it on a standard NL-to-SQL benchmark. This paper closes that gap with a schema-aware MCP server exposing three runtime primitives — schema/fingerprint (BLAKE3 hashing with diff classification), query/relink (AST rewriting with LLM fallback), and query/validate (execution feedback with back-translation) — and an open-source pilot harness. On a 76-query evaluation over a perturbed Spider </w:t>
      </w:r>
      <w:proofErr w:type="spellStart"/>
      <w:r w:rsidR="007149CE" w:rsidRPr="005E5409">
        <w:rPr>
          <w:b/>
          <w:bCs/>
          <w:iCs/>
          <w:sz w:val="18"/>
        </w:rPr>
        <w:t>concert_singer</w:t>
      </w:r>
      <w:proofErr w:type="spellEnd"/>
      <w:r w:rsidR="007149CE" w:rsidRPr="005E5409">
        <w:rPr>
          <w:b/>
          <w:bCs/>
          <w:iCs/>
          <w:sz w:val="18"/>
        </w:rPr>
        <w:t xml:space="preserve"> database spanning all five </w:t>
      </w:r>
      <w:proofErr w:type="spellStart"/>
      <w:r w:rsidR="007149CE" w:rsidRPr="005E5409">
        <w:rPr>
          <w:b/>
          <w:bCs/>
          <w:iCs/>
          <w:sz w:val="18"/>
        </w:rPr>
        <w:t>EvoSchema</w:t>
      </w:r>
      <w:proofErr w:type="spellEnd"/>
      <w:r w:rsidR="007149CE" w:rsidRPr="005E5409">
        <w:rPr>
          <w:b/>
          <w:bCs/>
          <w:iCs/>
          <w:sz w:val="18"/>
        </w:rPr>
        <w:t xml:space="preserve"> operator classes with Claude Haiku 4.5, the MCP-mediated path achieves a Recovery Rate of 0.80 (</w:t>
      </w:r>
      <w:proofErr w:type="spellStart"/>
      <w:r w:rsidR="007149CE" w:rsidRPr="005E5409">
        <w:rPr>
          <w:b/>
          <w:bCs/>
          <w:iCs/>
          <w:sz w:val="18"/>
        </w:rPr>
        <w:t>EX_mcp</w:t>
      </w:r>
      <w:proofErr w:type="spellEnd"/>
      <w:r w:rsidR="007149CE" w:rsidRPr="005E5409">
        <w:rPr>
          <w:b/>
          <w:bCs/>
          <w:iCs/>
          <w:sz w:val="18"/>
        </w:rPr>
        <w:t xml:space="preserve"> = 0.59 vs. stale-schema baseline 0.11 and refreshed-schema ceiling 0.71); middleware overhead is bounded at 0.22 ± 0.43 s on top of a 1.13 ± 0.19 s baseline LLM call. Across four LLM clients and two Spider sub-domains, Recovery Rates range from 0.80 to 0.97, consistent with the server's model-agnostic design. A like-for-like vendor-native function-calling baseline is statistically indistinguishable from the MCP path, and on a 199-item </w:t>
      </w:r>
      <w:proofErr w:type="spellStart"/>
      <w:r w:rsidR="007149CE" w:rsidRPr="005E5409">
        <w:rPr>
          <w:b/>
          <w:bCs/>
          <w:iCs/>
          <w:sz w:val="18"/>
        </w:rPr>
        <w:t>EvoSchema</w:t>
      </w:r>
      <w:proofErr w:type="spellEnd"/>
      <w:r w:rsidR="007149CE" w:rsidRPr="005E5409">
        <w:rPr>
          <w:b/>
          <w:bCs/>
          <w:iCs/>
          <w:sz w:val="18"/>
        </w:rPr>
        <w:t xml:space="preserve">/BIRD-dev subset the server restores execution accuracy from a near-zero stale floor to the refreshed-schema ceiling (RR = 1.08–1.15, p &lt; 10⁻⁶). Residual non-recovery concentrates on column-merge and a value-encoding mismatch (Q05). </w:t>
      </w:r>
      <w:r w:rsidRPr="005E5409">
        <w:rPr>
          <w:b/>
          <w:bCs/>
          <w:iCs/>
          <w:sz w:val="18"/>
        </w:rPr>
        <w:t xml:space="preserve">The server, harness, and evaluation dataset are released under the MIT </w:t>
      </w:r>
      <w:proofErr w:type="spellStart"/>
      <w:r w:rsidRPr="005E5409">
        <w:rPr>
          <w:b/>
          <w:bCs/>
          <w:iCs/>
          <w:sz w:val="18"/>
        </w:rPr>
        <w:t>licence</w:t>
      </w:r>
      <w:proofErr w:type="spellEnd"/>
      <w:r w:rsidRPr="005E5409">
        <w:rPr>
          <w:b/>
          <w:bCs/>
          <w:iCs/>
          <w:sz w:val="18"/>
        </w:rPr>
        <w:t>.</w:t>
      </w:r>
    </w:p>
    <w:p w14:paraId="1BB13DFB" w14:textId="7DBC5E06" w:rsidR="00DB4F51" w:rsidRPr="005E5409" w:rsidRDefault="002C4512" w:rsidP="002C4512">
      <w:pPr>
        <w:spacing w:after="160" w:line="264" w:lineRule="auto"/>
        <w:jc w:val="both"/>
        <w:rPr>
          <w:b/>
          <w:bCs/>
          <w:i/>
          <w:iCs/>
        </w:rPr>
      </w:pPr>
      <w:r w:rsidRPr="005E5409">
        <w:rPr>
          <w:b/>
          <w:bCs/>
          <w:i/>
          <w:iCs/>
          <w:sz w:val="18"/>
          <w:szCs w:val="18"/>
        </w:rPr>
        <w:t>Keywords</w:t>
      </w:r>
      <w:r w:rsidR="00DB4F51" w:rsidRPr="005E5409">
        <w:rPr>
          <w:b/>
          <w:bCs/>
          <w:i/>
          <w:iCs/>
          <w:sz w:val="18"/>
        </w:rPr>
        <w:t>—Natural Language to SQL, Schema Evolution, Model Context Protocol, Large Language Models, Database Systems.</w:t>
      </w:r>
    </w:p>
    <w:p w14:paraId="45FBC186" w14:textId="77777777" w:rsidR="00732F09" w:rsidRPr="005E5409" w:rsidRDefault="00732F09">
      <w:pPr>
        <w:sectPr w:rsidR="00732F09" w:rsidRPr="005E5409">
          <w:headerReference w:type="even" r:id="rId8"/>
          <w:headerReference w:type="default" r:id="rId9"/>
          <w:footerReference w:type="even" r:id="rId10"/>
          <w:footerReference w:type="default" r:id="rId11"/>
          <w:headerReference w:type="first" r:id="rId12"/>
          <w:footerReference w:type="first" r:id="rId13"/>
          <w:pgSz w:w="11906" w:h="16838"/>
          <w:pgMar w:top="1077" w:right="907" w:bottom="1417" w:left="907" w:header="720" w:footer="720" w:gutter="0"/>
          <w:cols w:space="720"/>
          <w:docGrid w:linePitch="360"/>
        </w:sectPr>
      </w:pPr>
    </w:p>
    <w:p w14:paraId="42714455" w14:textId="77777777" w:rsidR="00B23044" w:rsidRPr="005E5409" w:rsidRDefault="00B23044" w:rsidP="00E76728">
      <w:pPr>
        <w:spacing w:before="160" w:after="60"/>
        <w:jc w:val="center"/>
        <w:rPr>
          <w:bCs/>
          <w:szCs w:val="20"/>
        </w:rPr>
      </w:pPr>
      <w:r w:rsidRPr="005E5409">
        <w:rPr>
          <w:bCs/>
          <w:szCs w:val="20"/>
        </w:rPr>
        <w:t>I.  Introduction</w:t>
      </w:r>
    </w:p>
    <w:p w14:paraId="0E573957" w14:textId="0BD9C48A" w:rsidR="00B23044" w:rsidRPr="005E5409" w:rsidRDefault="00B23044" w:rsidP="00B23044">
      <w:pPr>
        <w:spacing w:after="80" w:line="259" w:lineRule="auto"/>
        <w:jc w:val="both"/>
      </w:pPr>
      <w:r w:rsidRPr="005E5409">
        <w:t>Translating natural-language questions into executable SQL has progressed through four distinct eras: rule-based parsers (pre-2017), sequence-to-sequence neural parsers such as Seq2SQL [</w:t>
      </w:r>
      <w:r w:rsidR="00A943BB" w:rsidRPr="005E5409">
        <w:t>1</w:t>
      </w:r>
      <w:r w:rsidRPr="005E5409">
        <w:t xml:space="preserve">] and </w:t>
      </w:r>
      <w:proofErr w:type="spellStart"/>
      <w:r w:rsidRPr="005E5409">
        <w:t>IRNet</w:t>
      </w:r>
      <w:proofErr w:type="spellEnd"/>
      <w:r w:rsidRPr="005E5409">
        <w:t>, graph-augmented Transformers [</w:t>
      </w:r>
      <w:r w:rsidR="00A943BB" w:rsidRPr="005E5409">
        <w:t>2</w:t>
      </w:r>
      <w:r w:rsidRPr="005E5409">
        <w:t xml:space="preserve">] including LGESQL and RAT-SQL with constrained decoding via PICARD, and most recently decoupled pipelines such as RESDSQL [3] and LLM-prompting frameworks DIN-SQL [4], DAIL-SQL, and multi-agent systems including MAC-SQL [5], CHASE-SQL [6], and CHESS [7]. Over the past ten years, one testing condition has stayed </w:t>
      </w:r>
      <w:proofErr w:type="gramStart"/>
      <w:r w:rsidRPr="005E5409">
        <w:t>exactly the same</w:t>
      </w:r>
      <w:proofErr w:type="gramEnd"/>
      <w:r w:rsidRPr="005E5409">
        <w:t>: the system always knows the exact database schema beforehand. Standard datasets like Spider [8], BIRD [9], and Spider 2.0 all rely on this same assumption.</w:t>
      </w:r>
    </w:p>
    <w:p w14:paraId="433F6485" w14:textId="77777777" w:rsidR="00B23044" w:rsidRPr="005E5409" w:rsidRDefault="00B23044" w:rsidP="00B23044">
      <w:pPr>
        <w:spacing w:after="80" w:line="259" w:lineRule="auto"/>
        <w:jc w:val="both"/>
      </w:pPr>
      <w:r w:rsidRPr="005E5409">
        <w:t xml:space="preserve">However, in real-world production, this is rarely true because schemas often change. Brahmia et al. [10] survey four decades of schema-evolution research in database systems and identify five operator classes — table rename, table split, table merge, column rename, column merge — that occur routinely after deployment. The </w:t>
      </w:r>
      <w:proofErr w:type="spellStart"/>
      <w:r w:rsidRPr="005E5409">
        <w:t>EvoSchema</w:t>
      </w:r>
      <w:proofErr w:type="spellEnd"/>
      <w:r w:rsidRPr="005E5409">
        <w:t xml:space="preserve"> benchmark [11] clearly shows this problem. When tested with ten types of </w:t>
      </w:r>
      <w:r w:rsidRPr="005E5409">
        <w:t xml:space="preserve">schema changes, every model (including GPT-4) performed worse. Changes to tables caused more errors than changes to columns. </w:t>
      </w:r>
      <w:proofErr w:type="spellStart"/>
      <w:r w:rsidRPr="005E5409">
        <w:t>EvoSchema</w:t>
      </w:r>
      <w:proofErr w:type="spellEnd"/>
      <w:r w:rsidRPr="005E5409">
        <w:t>, however, measures the problem without proposing a runtime remedy.</w:t>
      </w:r>
    </w:p>
    <w:p w14:paraId="720018B5" w14:textId="77777777" w:rsidR="00B23044" w:rsidRPr="005E5409" w:rsidRDefault="00B23044" w:rsidP="00B23044">
      <w:pPr>
        <w:spacing w:after="80" w:line="259" w:lineRule="auto"/>
        <w:jc w:val="both"/>
      </w:pPr>
      <w:r w:rsidRPr="005E5409">
        <w:t xml:space="preserve">A parallel development supplies the mechanism that statically prompted NL-to-SQL systems lack. The Model Context Protocol (MCP) [12], introduced by Anthropic in November 2024 and surveyed comprehensively by Hou et al. [13], defines a session-oriented JSON-RPC protocol through which an LLM can dynamically discover tools, resources, and prompts exposed by external systems. Database connectors are among the dominant categories of MCP server deployed today; early proof-of-concept systems Toolbelt-MCP [14] and EHR-MCP [15] demonstrate that an LLM client can discover schema metadata and issue SQL through MCP without any fine-tuning. Neither system has been evaluated on Spider, BIRD, or </w:t>
      </w:r>
      <w:proofErr w:type="spellStart"/>
      <w:r w:rsidRPr="005E5409">
        <w:t>EvoSchema</w:t>
      </w:r>
      <w:proofErr w:type="spellEnd"/>
      <w:r w:rsidRPr="005E5409">
        <w:t>, and neither addresses runtime schema evolution.</w:t>
      </w:r>
    </w:p>
    <w:p w14:paraId="08C0C228" w14:textId="5EDDE1C0" w:rsidR="00B23044" w:rsidRPr="005E5409" w:rsidRDefault="00B23044" w:rsidP="00B23044">
      <w:pPr>
        <w:spacing w:after="80" w:line="259" w:lineRule="auto"/>
        <w:jc w:val="both"/>
      </w:pPr>
      <w:r w:rsidRPr="005E5409">
        <w:t>Research gap.</w:t>
      </w:r>
      <w:r w:rsidR="001A0FF8" w:rsidRPr="005E5409">
        <w:t xml:space="preserve"> A systematic literature scan (first conducted May 2026, refreshed July 2026) confirms that no published study isolates MCP-mediated dynamic schema retrieval as an </w:t>
      </w:r>
      <w:r w:rsidR="001A0FF8" w:rsidRPr="005E5409">
        <w:lastRenderedPageBreak/>
        <w:t xml:space="preserve">experimental variable on a standard NL-to-SQL benchmark, and no system detects, classifies, or recovers from schema change through the protocol. The nearest work, </w:t>
      </w:r>
      <w:proofErr w:type="spellStart"/>
      <w:r w:rsidR="001A0FF8" w:rsidRPr="005E5409">
        <w:t>AgentNLQ</w:t>
      </w:r>
      <w:proofErr w:type="spellEnd"/>
      <w:r w:rsidR="001A0FF8" w:rsidRPr="005E5409">
        <w:t xml:space="preserve"> [29], employs MCP only as tool transport within and across sessions and reports no schema-change condition. This absence defines the gap addressed here.</w:t>
      </w:r>
    </w:p>
    <w:p w14:paraId="147E65D6" w14:textId="39072FF8" w:rsidR="007149CE" w:rsidRPr="005E5409" w:rsidRDefault="007149CE" w:rsidP="007149CE">
      <w:pPr>
        <w:spacing w:after="80" w:line="259" w:lineRule="auto"/>
        <w:jc w:val="both"/>
      </w:pPr>
      <w:r w:rsidRPr="005E5409">
        <w:t xml:space="preserve">This paper makes the following contributions. (1) A schema-aware MCP server exposing three runtime primitives — schema/fingerprint, query/relink, and query/validate — that together enable an off-the-shelf LLM client to detect, represent, and recover from schema evolution at inference time without fine-tuning. (2) A 76-query cross-model evaluation over two Spider sub-domains and all five </w:t>
      </w:r>
      <w:proofErr w:type="spellStart"/>
      <w:r w:rsidRPr="005E5409">
        <w:t>EvoSchema</w:t>
      </w:r>
      <w:proofErr w:type="spellEnd"/>
      <w:r w:rsidRPr="005E5409">
        <w:t xml:space="preserve"> operator classes with four pre-trained LLM clients (Claude Haiku 4.5, GPT-4o, Gemini 2.5 Flash, Llama 3.3 70B) that empirically isolates schema retrieval as the independent variable and reports Execution Accuracy and Recovery Rate, and a matching 76-query evaluation on a second sub-domain (hr_1, Section V-C), for 152 queries in total. (3) An open-source reference implementation (the server, evaluation harness, and pilot fixture) released to lower the cost of subsequent research on MCP-mediated database access. The code, the pilot dataset, the perturbed SQLite fixtures, and the figure-rendering scripts are released at https://github.com/pctan88/sitwe2026-mcp-nlsql under the MIT </w:t>
      </w:r>
      <w:proofErr w:type="spellStart"/>
      <w:r w:rsidRPr="005E5409">
        <w:t>licence</w:t>
      </w:r>
      <w:proofErr w:type="spellEnd"/>
      <w:r w:rsidRPr="005E5409">
        <w:t xml:space="preserve">. Recorded versions: </w:t>
      </w:r>
      <w:proofErr w:type="spellStart"/>
      <w:r w:rsidRPr="005E5409">
        <w:t>sqlglot</w:t>
      </w:r>
      <w:proofErr w:type="spellEnd"/>
      <w:r w:rsidRPr="005E5409">
        <w:t xml:space="preserve"> 23.x, blake3-py 0.4.x, Python 3.11.</w:t>
      </w:r>
    </w:p>
    <w:p w14:paraId="3E6552D5" w14:textId="77777777" w:rsidR="00732F09" w:rsidRPr="005E5409" w:rsidRDefault="005C41AB" w:rsidP="00E76728">
      <w:pPr>
        <w:spacing w:before="160" w:after="60"/>
        <w:jc w:val="center"/>
        <w:rPr>
          <w:bCs/>
          <w:szCs w:val="20"/>
        </w:rPr>
      </w:pPr>
      <w:r w:rsidRPr="005E5409">
        <w:rPr>
          <w:bCs/>
          <w:szCs w:val="20"/>
        </w:rPr>
        <w:t>II.  Related Work</w:t>
      </w:r>
    </w:p>
    <w:p w14:paraId="4E7A73E3" w14:textId="77777777" w:rsidR="00A376EE" w:rsidRPr="005E5409" w:rsidRDefault="00A376EE" w:rsidP="00A376EE">
      <w:pPr>
        <w:spacing w:before="160" w:after="60"/>
        <w:rPr>
          <w:bCs/>
          <w:i/>
          <w:iCs/>
        </w:rPr>
      </w:pPr>
      <w:r w:rsidRPr="005E5409">
        <w:rPr>
          <w:bCs/>
          <w:i/>
          <w:iCs/>
        </w:rPr>
        <w:t>A. NL-to-SQL Systems and Benchmarks</w:t>
      </w:r>
    </w:p>
    <w:p w14:paraId="7F26E9C2" w14:textId="6E23DCFC" w:rsidR="00DD05D5" w:rsidRPr="005E5409" w:rsidRDefault="00DD05D5" w:rsidP="00DD05D5">
      <w:pPr>
        <w:spacing w:after="80" w:line="259" w:lineRule="auto"/>
        <w:jc w:val="both"/>
      </w:pPr>
      <w:r w:rsidRPr="005E5409">
        <w:t xml:space="preserve">Recent surveys </w:t>
      </w:r>
      <w:proofErr w:type="spellStart"/>
      <w:r w:rsidRPr="005E5409">
        <w:t>contextualise</w:t>
      </w:r>
      <w:proofErr w:type="spellEnd"/>
      <w:r w:rsidRPr="005E5409">
        <w:t xml:space="preserve"> the state of LLM-era NL-to-SQL. Shi et al. [16] survey LLM-based text-to-SQL methods in ACM Computing Surveys, covering prompt-engineering and fine-tuning strategies and establishing no-fine-tuning prompting as a </w:t>
      </w:r>
      <w:proofErr w:type="spellStart"/>
      <w:r w:rsidRPr="005E5409">
        <w:t>recognised</w:t>
      </w:r>
      <w:proofErr w:type="spellEnd"/>
      <w:r w:rsidRPr="005E5409">
        <w:t xml:space="preserve"> research path</w:t>
      </w:r>
      <w:r w:rsidR="00A376EE" w:rsidRPr="005E5409">
        <w:t xml:space="preserve">. Hong et al. [17] </w:t>
      </w:r>
      <w:r w:rsidRPr="005E5409">
        <w:t xml:space="preserve">provide a complementary survey tracing the shift from pre-trained to large language </w:t>
      </w:r>
      <w:proofErr w:type="gramStart"/>
      <w:r w:rsidRPr="005E5409">
        <w:t>models, and</w:t>
      </w:r>
      <w:proofErr w:type="gramEnd"/>
      <w:r w:rsidRPr="005E5409">
        <w:t xml:space="preserve"> identify schema linking and execution-grounded feedback as the two sub-tasks on which most accuracy gains concentrate.</w:t>
      </w:r>
    </w:p>
    <w:p w14:paraId="32C41AB1" w14:textId="77777777" w:rsidR="00DD05D5" w:rsidRPr="005E5409" w:rsidRDefault="00DD05D5" w:rsidP="00DD05D5">
      <w:pPr>
        <w:spacing w:after="80" w:line="259" w:lineRule="auto"/>
        <w:jc w:val="both"/>
      </w:pPr>
      <w:r w:rsidRPr="005E5409">
        <w:t>Among recent high-performing systems, CHASE-SQL [6] achieves state-of-the-art execution accuracy on BIRD through multi-path reasoning and preference-</w:t>
      </w:r>
      <w:proofErr w:type="spellStart"/>
      <w:r w:rsidRPr="005E5409">
        <w:t>optimised</w:t>
      </w:r>
      <w:proofErr w:type="spellEnd"/>
      <w:r w:rsidRPr="005E5409">
        <w:t xml:space="preserve"> candidate selection; MAC-SQL [5] employs a multi-agent collaborative framework with </w:t>
      </w:r>
      <w:proofErr w:type="spellStart"/>
      <w:r w:rsidRPr="005E5409">
        <w:t>specialised</w:t>
      </w:r>
      <w:proofErr w:type="spellEnd"/>
      <w:r w:rsidRPr="005E5409">
        <w:t xml:space="preserve"> decomposer, refiner, and selector agents. </w:t>
      </w:r>
      <w:proofErr w:type="spellStart"/>
      <w:r w:rsidRPr="005E5409">
        <w:t>DeepEye</w:t>
      </w:r>
      <w:proofErr w:type="spellEnd"/>
      <w:r w:rsidRPr="005E5409">
        <w:t>-SQL [18] adopts a software-engineering-inspired modular pipeline reported at ACM SIGMOD 2026.</w:t>
      </w:r>
      <w:r w:rsidR="00A376EE" w:rsidRPr="005E5409">
        <w:t xml:space="preserve"> Lei et al. [19] </w:t>
      </w:r>
      <w:r w:rsidRPr="005E5409">
        <w:t>decompose the task into schema linking and SQL generation, training each stage with a dedicated cooperative reinforcement-learning reward to improve robustness on complex multi-table joins. None of these systems addresses runtime schema evolution.</w:t>
      </w:r>
    </w:p>
    <w:p w14:paraId="2840CD6C" w14:textId="77777777" w:rsidR="00DD05D5" w:rsidRPr="005E5409" w:rsidRDefault="00DD05D5" w:rsidP="00DD05D5">
      <w:pPr>
        <w:spacing w:after="80" w:line="259" w:lineRule="auto"/>
        <w:jc w:val="both"/>
      </w:pPr>
      <w:r w:rsidRPr="005E5409">
        <w:t xml:space="preserve">Two peer-reviewed studies motivate the enterprise importance of the problem. </w:t>
      </w:r>
      <w:proofErr w:type="spellStart"/>
      <w:r w:rsidRPr="005E5409">
        <w:t>Ojuri</w:t>
      </w:r>
      <w:proofErr w:type="spellEnd"/>
      <w:r w:rsidRPr="005E5409">
        <w:t xml:space="preserve"> et al. [20] combine GPT-based LLMs with intelligent agents for enterprise NL-to-SQL (Information Processing and Management, Elsevier, 2025), demonstrating that a </w:t>
      </w:r>
      <w:proofErr w:type="spellStart"/>
      <w:r w:rsidRPr="005E5409">
        <w:t>ReAct</w:t>
      </w:r>
      <w:proofErr w:type="spellEnd"/>
      <w:r w:rsidRPr="005E5409">
        <w:t xml:space="preserve"> agent architecture outperforms </w:t>
      </w:r>
      <w:r w:rsidRPr="005E5409">
        <w:t>few-shot in-context learning for business-analytics tasks, yet still assumes a static schema at inference time. Nascimento et al. [21] address real-world schema challenges (Data &amp; Knowledge Engineering, Elsevier, 2026), using a knowledge graph to expose schema semantics to an LLM together with dynamic few-shot example selection; their analysis confirms that Spider and BIRD do not capture the schema-complexity issues present in production databases, directly motivating the runtime schema-fingerprint primitive proposed in this paper.</w:t>
      </w:r>
    </w:p>
    <w:p w14:paraId="591568E5" w14:textId="77777777" w:rsidR="00DD05D5" w:rsidRPr="005E5409" w:rsidRDefault="00DD05D5" w:rsidP="00DD05D5">
      <w:pPr>
        <w:spacing w:before="160" w:after="60"/>
        <w:rPr>
          <w:bCs/>
          <w:i/>
          <w:iCs/>
        </w:rPr>
      </w:pPr>
      <w:r w:rsidRPr="005E5409">
        <w:rPr>
          <w:bCs/>
          <w:i/>
          <w:iCs/>
        </w:rPr>
        <w:t>B. NL-to-SQL under Schema Variation</w:t>
      </w:r>
    </w:p>
    <w:p w14:paraId="25661008" w14:textId="77777777" w:rsidR="00DD05D5" w:rsidRPr="005E5409" w:rsidRDefault="00DD05D5" w:rsidP="00DD05D5">
      <w:pPr>
        <w:spacing w:after="80" w:line="259" w:lineRule="auto"/>
        <w:jc w:val="both"/>
      </w:pPr>
      <w:r w:rsidRPr="005E5409">
        <w:t xml:space="preserve">Liao et al. [22] </w:t>
      </w:r>
      <w:proofErr w:type="spellStart"/>
      <w:r w:rsidRPr="005E5409">
        <w:t>formalise</w:t>
      </w:r>
      <w:proofErr w:type="spellEnd"/>
      <w:r w:rsidRPr="005E5409">
        <w:t xml:space="preserve"> an adversarial-</w:t>
      </w:r>
      <w:proofErr w:type="spellStart"/>
      <w:r w:rsidRPr="005E5409">
        <w:t>defence</w:t>
      </w:r>
      <w:proofErr w:type="spellEnd"/>
      <w:r w:rsidRPr="005E5409">
        <w:t xml:space="preserve"> task spanning perturbations to the question, the schema, and the SQL logic, and report state-of-the-art robustness across five Spider-derived benchmarks; their setting, however, is addressed through model training rather than a runtime protocol. CHESS [7] achieves 71.10% on BIRD with 83% fewer LLM calls — its self-consistency check over multiple candidates catches some silent failures, but it does not employ SQL-to-text back-translation against the original NL question as a dedicated silent-failure signal. GBV-SQL [23] introduces SQL-to-text back-translation as a self-check mechanism but operates only on static schemas and is not exposed as a </w:t>
      </w:r>
      <w:proofErr w:type="spellStart"/>
      <w:r w:rsidRPr="005E5409">
        <w:t>standardised</w:t>
      </w:r>
      <w:proofErr w:type="spellEnd"/>
      <w:r w:rsidRPr="005E5409">
        <w:t xml:space="preserve"> protocol. Li et al. [24] propose a cross-model consistency framework that validates SQL candidates by combining fine-tuned models with LLM reasoning, foreshadowing the cross-model </w:t>
      </w:r>
      <w:proofErr w:type="spellStart"/>
      <w:r w:rsidRPr="005E5409">
        <w:t>generalisation</w:t>
      </w:r>
      <w:proofErr w:type="spellEnd"/>
      <w:r w:rsidRPr="005E5409">
        <w:t xml:space="preserve"> we leave to the full evaluation; their consistency check, however, operates within a single vendor's pipeline rather than over an open protocol. TRUST-SQL [25] </w:t>
      </w:r>
      <w:proofErr w:type="spellStart"/>
      <w:r w:rsidRPr="005E5409">
        <w:t>formalises</w:t>
      </w:r>
      <w:proofErr w:type="spellEnd"/>
      <w:r w:rsidRPr="005E5409">
        <w:t xml:space="preserve"> the "Unknown Schema" setting closest to our problem framing but requires multi-turn reinforcement-learning training out of scope of the present work.</w:t>
      </w:r>
    </w:p>
    <w:p w14:paraId="5781B987" w14:textId="77777777" w:rsidR="00DD05D5" w:rsidRPr="005E5409" w:rsidRDefault="00DD05D5" w:rsidP="00DD05D5">
      <w:pPr>
        <w:spacing w:before="160" w:after="60"/>
        <w:rPr>
          <w:bCs/>
          <w:i/>
          <w:iCs/>
        </w:rPr>
      </w:pPr>
      <w:r w:rsidRPr="005E5409">
        <w:rPr>
          <w:bCs/>
          <w:i/>
          <w:iCs/>
        </w:rPr>
        <w:t>C. Schema Evolution in Database Systems</w:t>
      </w:r>
    </w:p>
    <w:p w14:paraId="26B759D8" w14:textId="5A64A6D7" w:rsidR="00DD05D5" w:rsidRPr="005E5409" w:rsidRDefault="0002307C" w:rsidP="00DD05D5">
      <w:pPr>
        <w:spacing w:after="80" w:line="259" w:lineRule="auto"/>
        <w:jc w:val="both"/>
      </w:pPr>
      <w:r w:rsidRPr="005E5409">
        <w:t>Brahmia et al. [10] compare schema-evolution proposals along six criteria (database model, implementation, change semantics, propagation, integrity, software evolution) and provide the most recent comprehensive review of the area.</w:t>
      </w:r>
      <w:r w:rsidR="00DD05D5" w:rsidRPr="005E5409">
        <w:t xml:space="preserve"> Their taxonomy of five operator types (table rename, table split, table merge, column rename, column merge) defines the diff classification implemented by our schema/fingerprint Resource. At the system level, recent work addresses complementary schema-related obstacles in production settings: Lei et al. [26] combine question semantic reconstruction with dynamic schema pruning to reduce ambiguity and schema redundancy, demonstrating that schema-aware pre-processing measurably improves SQL generation on Spider and BIRD. Such methods assume the schema is fixed at inference time, whereas the schema/fingerprint Resource proposed here treats schema change itself as the runtime signal.</w:t>
      </w:r>
    </w:p>
    <w:p w14:paraId="62FE793A" w14:textId="77777777" w:rsidR="00DD05D5" w:rsidRPr="005E5409" w:rsidRDefault="00DD05D5" w:rsidP="00DD05D5">
      <w:pPr>
        <w:spacing w:before="160" w:after="60"/>
        <w:rPr>
          <w:bCs/>
          <w:i/>
          <w:iCs/>
        </w:rPr>
      </w:pPr>
      <w:r w:rsidRPr="005E5409">
        <w:rPr>
          <w:bCs/>
          <w:i/>
          <w:iCs/>
        </w:rPr>
        <w:t>D. Model Context Protocol and Tool-Augmented LLMs</w:t>
      </w:r>
    </w:p>
    <w:p w14:paraId="577D8407" w14:textId="51291EC9" w:rsidR="00DD05D5" w:rsidRPr="005E5409" w:rsidRDefault="00DD05D5" w:rsidP="00DD05D5">
      <w:pPr>
        <w:spacing w:after="80" w:line="259" w:lineRule="auto"/>
        <w:jc w:val="both"/>
      </w:pPr>
      <w:r w:rsidRPr="005E5409">
        <w:t xml:space="preserve">MCP </w:t>
      </w:r>
      <w:proofErr w:type="spellStart"/>
      <w:r w:rsidRPr="005E5409">
        <w:t>generalises</w:t>
      </w:r>
      <w:proofErr w:type="spellEnd"/>
      <w:r w:rsidRPr="005E5409">
        <w:t xml:space="preserve"> pre-existing tool-use patterns (</w:t>
      </w:r>
      <w:proofErr w:type="spellStart"/>
      <w:r w:rsidRPr="005E5409">
        <w:t>Toolformer</w:t>
      </w:r>
      <w:proofErr w:type="spellEnd"/>
      <w:r w:rsidRPr="005E5409">
        <w:t xml:space="preserve">, </w:t>
      </w:r>
      <w:proofErr w:type="spellStart"/>
      <w:r w:rsidRPr="005E5409">
        <w:t>ReAct</w:t>
      </w:r>
      <w:proofErr w:type="spellEnd"/>
      <w:r w:rsidRPr="005E5409">
        <w:t xml:space="preserve">, Gorilla) into an open standard. Hou et al. [13] </w:t>
      </w:r>
      <w:proofErr w:type="spellStart"/>
      <w:r w:rsidRPr="005E5409">
        <w:t>characterise</w:t>
      </w:r>
      <w:proofErr w:type="spellEnd"/>
      <w:r w:rsidRPr="005E5409">
        <w:t xml:space="preserve"> MCP as an interoperability layer for AI agents, </w:t>
      </w:r>
      <w:r w:rsidRPr="005E5409">
        <w:lastRenderedPageBreak/>
        <w:t>defining a threat taxonomy spanning four attacker categories across the MCP lifecycle, with tool poisoning as a prominent risk. Toolbelt-MCP [14] demonstrates schema discovery and SQL execution against a ~1,000-table industrial database; EHR-MCP [15] demonstrates the same pattern over a Japanese teaching-hospital electronic health record. Neither system has been evaluated on Spider or BIRD, and neither addresses schema evolution.</w:t>
      </w:r>
      <w:r w:rsidR="001A0FF8" w:rsidRPr="005E5409">
        <w:t xml:space="preserve"> More recently, </w:t>
      </w:r>
      <w:proofErr w:type="spellStart"/>
      <w:r w:rsidR="001A0FF8" w:rsidRPr="005E5409">
        <w:t>AgentNLQ</w:t>
      </w:r>
      <w:proofErr w:type="spellEnd"/>
      <w:r w:rsidR="001A0FF8" w:rsidRPr="005E5409">
        <w:t xml:space="preserve"> [29] reports 78.1% semantic accuracy on BIRD through a multi-agent orchestrator that uses MCP as tool transport, but its schema enrichment is prepared </w:t>
      </w:r>
      <w:proofErr w:type="gramStart"/>
      <w:r w:rsidR="001A0FF8" w:rsidRPr="005E5409">
        <w:t>offline</w:t>
      </w:r>
      <w:proofErr w:type="gramEnd"/>
      <w:r w:rsidR="001A0FF8" w:rsidRPr="005E5409">
        <w:t xml:space="preserve"> and no schema-change condition is evaluated. </w:t>
      </w:r>
      <w:proofErr w:type="spellStart"/>
      <w:r w:rsidR="001A0FF8" w:rsidRPr="005E5409">
        <w:t>DynaQuery</w:t>
      </w:r>
      <w:proofErr w:type="spellEnd"/>
      <w:r w:rsidR="001A0FF8" w:rsidRPr="005E5409">
        <w:t xml:space="preserve"> [30] elevates live schema introspection to a query-planning phase, but neither classifies evolution events nor measures recovery, and does not use MCP. Schema-change awareness through the protocol therefore remains unclaimed.</w:t>
      </w:r>
    </w:p>
    <w:p w14:paraId="764DC384" w14:textId="053EF835" w:rsidR="00DB4F51" w:rsidRPr="005E5409" w:rsidRDefault="00DB4F51" w:rsidP="00E76728">
      <w:pPr>
        <w:spacing w:after="80" w:line="259" w:lineRule="auto"/>
        <w:jc w:val="center"/>
        <w:rPr>
          <w:bCs/>
          <w:szCs w:val="20"/>
        </w:rPr>
      </w:pPr>
      <w:r w:rsidRPr="005E5409">
        <w:rPr>
          <w:bCs/>
          <w:szCs w:val="20"/>
        </w:rPr>
        <w:t>III.  Methodology</w:t>
      </w:r>
    </w:p>
    <w:p w14:paraId="1A8156A3" w14:textId="77777777" w:rsidR="00DD05D5" w:rsidRPr="005E5409" w:rsidRDefault="00DD05D5" w:rsidP="00DD05D5">
      <w:pPr>
        <w:spacing w:after="80" w:line="259" w:lineRule="auto"/>
        <w:jc w:val="both"/>
      </w:pPr>
      <w:r w:rsidRPr="005E5409">
        <w:t xml:space="preserve">The system is </w:t>
      </w:r>
      <w:proofErr w:type="spellStart"/>
      <w:r w:rsidRPr="005E5409">
        <w:t>organised</w:t>
      </w:r>
      <w:proofErr w:type="spellEnd"/>
      <w:r w:rsidRPr="005E5409">
        <w:t xml:space="preserve"> in four layers separated by clear responsibility boundaries. Layer 1 receives a natural-language question from the user. Layer 2 hosts a pre-trained, MCP-compatible LLM client (Claude Haiku 4.5 in the pilot described below); the client is used as released by the vendor with no parameter updates of any kind. Layer 3 is the MCP server proposed by this work, exposing the three primitives detailed below. Layer 4 holds the SQLite databases distributed by Spider, BIRD, and </w:t>
      </w:r>
      <w:proofErr w:type="spellStart"/>
      <w:r w:rsidRPr="005E5409">
        <w:t>EvoSchema</w:t>
      </w:r>
      <w:proofErr w:type="spellEnd"/>
      <w:r w:rsidRPr="005E5409">
        <w:t>, against which candidate SQL is executed read-only. Fig. 1 shows the MCP-mediated NL-to-SQL query cycle: the user submits a natural-language query (step 1); the LLM client interprets it and invokes the MCP server (step 2); steps 3–5 (shaded region) are handled server-side via schema/fingerprint, query/relink, and query/validate; step 6 returns the validated response to the user.</w:t>
      </w:r>
    </w:p>
    <w:p w14:paraId="6BEDD07F" w14:textId="0EFE6250" w:rsidR="00732F09" w:rsidRPr="005E5409" w:rsidRDefault="000D1F61">
      <w:pPr>
        <w:spacing w:before="120" w:after="40"/>
        <w:jc w:val="center"/>
      </w:pPr>
      <w:r w:rsidRPr="005E5409">
        <w:rPr>
          <w:noProof/>
        </w:rPr>
        <w:drawing>
          <wp:inline distT="0" distB="0" distL="0" distR="0" wp14:anchorId="6207CE5D" wp14:editId="509F143E">
            <wp:extent cx="2997258" cy="1682885"/>
            <wp:effectExtent l="0" t="0" r="0" b="6350"/>
            <wp:docPr id="210077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5914" name="Picture 1"/>
                    <pic:cNvPicPr/>
                  </pic:nvPicPr>
                  <pic:blipFill>
                    <a:blip r:embed="rId14"/>
                    <a:stretch>
                      <a:fillRect/>
                    </a:stretch>
                  </pic:blipFill>
                  <pic:spPr>
                    <a:xfrm>
                      <a:off x="0" y="0"/>
                      <a:ext cx="3007799" cy="1688803"/>
                    </a:xfrm>
                    <a:prstGeom prst="rect">
                      <a:avLst/>
                    </a:prstGeom>
                  </pic:spPr>
                </pic:pic>
              </a:graphicData>
            </a:graphic>
          </wp:inline>
        </w:drawing>
      </w:r>
    </w:p>
    <w:p w14:paraId="08EAF8A7" w14:textId="675C76BF" w:rsidR="00DB4F51" w:rsidRPr="005E5409" w:rsidRDefault="00DB4F51" w:rsidP="00DD05D5">
      <w:pPr>
        <w:spacing w:after="120"/>
        <w:jc w:val="center"/>
      </w:pPr>
      <w:r w:rsidRPr="005E5409">
        <w:rPr>
          <w:i/>
          <w:sz w:val="18"/>
        </w:rPr>
        <w:t xml:space="preserve">Fig. </w:t>
      </w:r>
      <w:r w:rsidR="00DD05D5" w:rsidRPr="005E5409">
        <w:rPr>
          <w:i/>
          <w:sz w:val="18"/>
        </w:rPr>
        <w:t>1.  The MCP-mediated NL-to-SQL query cycle.</w:t>
      </w:r>
    </w:p>
    <w:p w14:paraId="3FA100A7" w14:textId="77777777" w:rsidR="00F8403A" w:rsidRPr="005E5409" w:rsidRDefault="00F8403A" w:rsidP="00F8403A">
      <w:pPr>
        <w:spacing w:before="160" w:after="60"/>
        <w:rPr>
          <w:bCs/>
          <w:i/>
          <w:iCs/>
        </w:rPr>
      </w:pPr>
      <w:r w:rsidRPr="005E5409">
        <w:rPr>
          <w:bCs/>
          <w:i/>
          <w:iCs/>
        </w:rPr>
        <w:t>A. Schema Fingerprint Resource</w:t>
      </w:r>
    </w:p>
    <w:p w14:paraId="1EA2E993" w14:textId="77777777" w:rsidR="00F8403A" w:rsidRPr="005E5409" w:rsidRDefault="00F8403A" w:rsidP="00F8403A">
      <w:pPr>
        <w:spacing w:after="80" w:line="259" w:lineRule="auto"/>
        <w:jc w:val="both"/>
      </w:pPr>
      <w:r w:rsidRPr="005E5409">
        <w:t xml:space="preserve">Following the Apache Avro Schema-Fingerprints precedent [27], the schema/fingerprint Resource computes a canonical hash F(S) = H(⊔_{T∈S} [name(T) || ⊔_{C∈T} (name(C) || type(C))]) where H is the BLAKE3 hash function (256-bit digest); the operator ⊔ denotes </w:t>
      </w:r>
      <w:proofErr w:type="spellStart"/>
      <w:r w:rsidRPr="005E5409">
        <w:t>concat_sorted</w:t>
      </w:r>
      <w:proofErr w:type="spellEnd"/>
      <w:r w:rsidRPr="005E5409">
        <w:t xml:space="preserve"> — byte concatenation of its operands after they are sorted lexicographically (applied at both the table-set and column-set levels, making the result invariant under table and column reordering); and || is plain byte concatenation within a single </w:t>
      </w:r>
      <w:r w:rsidRPr="005E5409">
        <w:t xml:space="preserve">tuple. We use ⊔ rather than ⊕ to avoid the XOR connotation that the latter carries in the cryptographic literature. Two consecutive fingerprints are equal — with cryptographic probability — </w:t>
      </w:r>
      <w:proofErr w:type="spellStart"/>
      <w:r w:rsidRPr="005E5409">
        <w:t>iff</w:t>
      </w:r>
      <w:proofErr w:type="spellEnd"/>
      <w:r w:rsidRPr="005E5409">
        <w:t xml:space="preserve"> the schema content (table names, column names, column types) is unchanged; BLAKE3's collision resistance bounds the probability of a coincidental match below 2^-128. When they differ, a per-object diff is computed and classified into one of the five operator types of Brahmia et al. [10]: TABLE_RENAME, TABLE_SPLIT, TABLE_MERGE, COLUMN_RENAME, COLUMN_MERGE. The Resource returns the schema in compact column-list format with token-budget instrumentation, following the empirical observation in EHR-MCP [15] that long resource responses risk LLM context-window overflow.</w:t>
      </w:r>
    </w:p>
    <w:p w14:paraId="6AE77D3F" w14:textId="77777777" w:rsidR="00F8403A" w:rsidRPr="005E5409" w:rsidRDefault="00F8403A" w:rsidP="00F8403A">
      <w:pPr>
        <w:spacing w:before="160" w:after="60"/>
        <w:rPr>
          <w:bCs/>
          <w:i/>
          <w:iCs/>
        </w:rPr>
      </w:pPr>
      <w:r w:rsidRPr="005E5409">
        <w:rPr>
          <w:bCs/>
          <w:i/>
          <w:iCs/>
        </w:rPr>
        <w:t>B. Query Relink Tool</w:t>
      </w:r>
    </w:p>
    <w:p w14:paraId="4DBCD9B7" w14:textId="77777777" w:rsidR="00F8403A" w:rsidRPr="005E5409" w:rsidRDefault="00F8403A" w:rsidP="00F8403A">
      <w:pPr>
        <w:spacing w:after="80" w:line="259" w:lineRule="auto"/>
        <w:jc w:val="both"/>
      </w:pPr>
      <w:r w:rsidRPr="005E5409">
        <w:t xml:space="preserve">The query/relink Tool accepts a stale SQL string and a classified </w:t>
      </w:r>
      <w:proofErr w:type="gramStart"/>
      <w:r w:rsidRPr="005E5409">
        <w:t>diff, and</w:t>
      </w:r>
      <w:proofErr w:type="gramEnd"/>
      <w:r w:rsidRPr="005E5409">
        <w:t xml:space="preserve"> returns rewritten SQL targeting the evolved schema. The four straightforward operator types (table rename, table merge, column rename, column merge) are rewritten using deterministic AST transformations via the </w:t>
      </w:r>
      <w:proofErr w:type="spellStart"/>
      <w:r w:rsidRPr="005E5409">
        <w:t>sqlglot</w:t>
      </w:r>
      <w:proofErr w:type="spellEnd"/>
      <w:r w:rsidRPr="005E5409">
        <w:t xml:space="preserve"> library. The two complex operator types (TABLE_SPLIT and COLUMN_MERGE-with-expression) trigger an LLM-assisted fallback that takes the stale SQL, the diff, and the new schema as a single prompt and returns the rewritten query. Because the AST path is deterministic, repeated runs over the same inputs produce identical outputs.</w:t>
      </w:r>
    </w:p>
    <w:p w14:paraId="60F916D2" w14:textId="77777777" w:rsidR="00F8403A" w:rsidRPr="005E5409" w:rsidRDefault="00F8403A" w:rsidP="00F8403A">
      <w:pPr>
        <w:spacing w:before="160" w:after="60"/>
        <w:rPr>
          <w:bCs/>
          <w:i/>
          <w:iCs/>
        </w:rPr>
      </w:pPr>
      <w:r w:rsidRPr="005E5409">
        <w:rPr>
          <w:bCs/>
          <w:i/>
          <w:iCs/>
        </w:rPr>
        <w:t>C. Query Validate Tool</w:t>
      </w:r>
    </w:p>
    <w:p w14:paraId="3DBEDC60" w14:textId="77777777" w:rsidR="007149CE" w:rsidRPr="005E5409" w:rsidRDefault="007149CE" w:rsidP="007149CE">
      <w:pPr>
        <w:spacing w:after="80" w:line="259" w:lineRule="auto"/>
        <w:jc w:val="both"/>
      </w:pPr>
      <w:r w:rsidRPr="005E5409">
        <w:t xml:space="preserve">The query/validate Tool executes candidate SQL against the live database and returns one of three verdicts: valid, </w:t>
      </w:r>
      <w:proofErr w:type="spellStart"/>
      <w:r w:rsidRPr="005E5409">
        <w:t>execution_error</w:t>
      </w:r>
      <w:proofErr w:type="spellEnd"/>
      <w:r w:rsidRPr="005E5409">
        <w:t xml:space="preserve">, or </w:t>
      </w:r>
      <w:proofErr w:type="spellStart"/>
      <w:r w:rsidRPr="005E5409">
        <w:t>silent_failure_suspected</w:t>
      </w:r>
      <w:proofErr w:type="spellEnd"/>
      <w:r w:rsidRPr="005E5409">
        <w:t>. The silent-failure heuristic suite combines (</w:t>
      </w:r>
      <w:proofErr w:type="spellStart"/>
      <w:r w:rsidRPr="005E5409">
        <w:t>i</w:t>
      </w:r>
      <w:proofErr w:type="spellEnd"/>
      <w:r w:rsidRPr="005E5409">
        <w:t xml:space="preserve">) result-set arity checks, (ii) empty result on an affirmative question, and (iii) SQL-to-text back-translation into a paraphrase that is compared to the original question through a token-overlap metric. The v2 detector </w:t>
      </w:r>
      <w:proofErr w:type="spellStart"/>
      <w:r w:rsidRPr="005E5409">
        <w:t>realises</w:t>
      </w:r>
      <w:proofErr w:type="spellEnd"/>
      <w:r w:rsidRPr="005E5409">
        <w:t xml:space="preserve"> this with a local </w:t>
      </w:r>
      <w:proofErr w:type="spellStart"/>
      <w:r w:rsidRPr="005E5409">
        <w:t>MiniLM</w:t>
      </w:r>
      <w:proofErr w:type="spellEnd"/>
      <w:r w:rsidRPr="005E5409">
        <w:t xml:space="preserve"> sentence-embedding cosine check (Section V). The validation step is performed entirely inside the MCP server, keeping the LLM-client cost bounded to one generation pass plus one optional re-prompt after a validation failure.</w:t>
      </w:r>
    </w:p>
    <w:p w14:paraId="0643B8D2" w14:textId="77777777" w:rsidR="00F8403A" w:rsidRPr="005E5409" w:rsidRDefault="00F8403A" w:rsidP="00F8403A">
      <w:pPr>
        <w:spacing w:before="160" w:after="60"/>
        <w:rPr>
          <w:bCs/>
          <w:i/>
          <w:iCs/>
        </w:rPr>
      </w:pPr>
      <w:r w:rsidRPr="005E5409">
        <w:rPr>
          <w:bCs/>
          <w:i/>
          <w:iCs/>
        </w:rPr>
        <w:t>D. Protocol Surface</w:t>
      </w:r>
    </w:p>
    <w:p w14:paraId="6F160808" w14:textId="77777777" w:rsidR="00F8403A" w:rsidRPr="005E5409" w:rsidRDefault="00F8403A" w:rsidP="00F8403A">
      <w:pPr>
        <w:spacing w:after="80" w:line="259" w:lineRule="auto"/>
        <w:jc w:val="both"/>
      </w:pPr>
      <w:r w:rsidRPr="005E5409">
        <w:t xml:space="preserve">All three primitives are exposed over MCP's JSON-RPC 2.0 transport, making the server usable from any MCP-compatible client without vendor-specific function-calling adapters. This is the qualitative property that distinguishes the proposed work from vendor-coupled agent architectures such as </w:t>
      </w:r>
      <w:proofErr w:type="spellStart"/>
      <w:r w:rsidRPr="005E5409">
        <w:t>AskDB</w:t>
      </w:r>
      <w:proofErr w:type="spellEnd"/>
      <w:r w:rsidRPr="005E5409">
        <w:t xml:space="preserve"> [28] and CHESS [7].</w:t>
      </w:r>
    </w:p>
    <w:p w14:paraId="71229B57" w14:textId="77777777" w:rsidR="00DB4F51" w:rsidRPr="005E5409" w:rsidRDefault="00DB4F51" w:rsidP="00E76728">
      <w:pPr>
        <w:spacing w:before="160" w:after="60"/>
        <w:jc w:val="center"/>
        <w:rPr>
          <w:bCs/>
          <w:szCs w:val="20"/>
        </w:rPr>
      </w:pPr>
      <w:r w:rsidRPr="005E5409">
        <w:rPr>
          <w:bCs/>
          <w:szCs w:val="20"/>
        </w:rPr>
        <w:t>IV.  Pilot Study Setup</w:t>
      </w:r>
    </w:p>
    <w:p w14:paraId="7A01ECD8" w14:textId="77777777" w:rsidR="00F8403A" w:rsidRPr="005E5409" w:rsidRDefault="00F8403A" w:rsidP="00F8403A">
      <w:pPr>
        <w:spacing w:before="160" w:after="60"/>
        <w:rPr>
          <w:bCs/>
          <w:i/>
          <w:iCs/>
        </w:rPr>
      </w:pPr>
      <w:r w:rsidRPr="005E5409">
        <w:rPr>
          <w:bCs/>
          <w:i/>
          <w:iCs/>
        </w:rPr>
        <w:t>A. Databases and Perturbations</w:t>
      </w:r>
    </w:p>
    <w:p w14:paraId="36E81760" w14:textId="77777777" w:rsidR="00F8403A" w:rsidRPr="005E5409" w:rsidRDefault="00F8403A" w:rsidP="00F8403A">
      <w:pPr>
        <w:spacing w:after="80" w:line="259" w:lineRule="auto"/>
        <w:jc w:val="both"/>
      </w:pPr>
      <w:r w:rsidRPr="005E5409">
        <w:t xml:space="preserve">Two Spider 1.0 sub-domains are used. The primary domain, </w:t>
      </w:r>
      <w:proofErr w:type="spellStart"/>
      <w:r w:rsidRPr="005E5409">
        <w:t>concert_singer</w:t>
      </w:r>
      <w:proofErr w:type="spellEnd"/>
      <w:r w:rsidRPr="005E5409">
        <w:t xml:space="preserve">, contains four tables (stadium, singer, concert, </w:t>
      </w:r>
      <w:proofErr w:type="spellStart"/>
      <w:r w:rsidRPr="005E5409">
        <w:t>singer_in_concert</w:t>
      </w:r>
      <w:proofErr w:type="spellEnd"/>
      <w:r w:rsidRPr="005E5409">
        <w:t xml:space="preserve">). The secondary domain, hr_1, is an HR management domain containing eight tables (employee, </w:t>
      </w:r>
      <w:r w:rsidRPr="005E5409">
        <w:lastRenderedPageBreak/>
        <w:t xml:space="preserve">department, </w:t>
      </w:r>
      <w:proofErr w:type="spellStart"/>
      <w:r w:rsidRPr="005E5409">
        <w:t>salary_grade</w:t>
      </w:r>
      <w:proofErr w:type="spellEnd"/>
      <w:r w:rsidRPr="005E5409">
        <w:t xml:space="preserve">, dependent, </w:t>
      </w:r>
      <w:proofErr w:type="spellStart"/>
      <w:r w:rsidRPr="005E5409">
        <w:t>department_location</w:t>
      </w:r>
      <w:proofErr w:type="spellEnd"/>
      <w:r w:rsidRPr="005E5409">
        <w:t xml:space="preserve">, </w:t>
      </w:r>
      <w:proofErr w:type="spellStart"/>
      <w:r w:rsidRPr="005E5409">
        <w:t>works_on</w:t>
      </w:r>
      <w:proofErr w:type="spellEnd"/>
      <w:r w:rsidRPr="005E5409">
        <w:t xml:space="preserve">, project, </w:t>
      </w:r>
      <w:proofErr w:type="spellStart"/>
      <w:r w:rsidRPr="005E5409">
        <w:t>department_manager</w:t>
      </w:r>
      <w:proofErr w:type="spellEnd"/>
      <w:r w:rsidRPr="005E5409">
        <w:t xml:space="preserve">). Each domain is perturbed independently under all five </w:t>
      </w:r>
      <w:proofErr w:type="spellStart"/>
      <w:r w:rsidRPr="005E5409">
        <w:t>EvoSchema</w:t>
      </w:r>
      <w:proofErr w:type="spellEnd"/>
      <w:r w:rsidRPr="005E5409">
        <w:t xml:space="preserve"> operator classes: TABLE_RENAME, TABLE_SPLIT, TABLE_MERGE, COLUMN_RENAME, and COLUMN_MERGE. For each operator a pre-perturbation SQLite copy and a post-perturbation SQLite copy are created; gold SQL is validated against both copies. The </w:t>
      </w:r>
      <w:proofErr w:type="spellStart"/>
      <w:r w:rsidRPr="005E5409">
        <w:t>concert_singer</w:t>
      </w:r>
      <w:proofErr w:type="spellEnd"/>
      <w:r w:rsidRPr="005E5409">
        <w:t xml:space="preserve"> evaluation spans 76 queries (14–16 per operator); hr_1 uses the same structure and appears in the ablation and cross-model tables.</w:t>
      </w:r>
    </w:p>
    <w:p w14:paraId="00D58FED" w14:textId="77777777" w:rsidR="00F8403A" w:rsidRPr="005E5409" w:rsidRDefault="00F8403A" w:rsidP="00F8403A">
      <w:pPr>
        <w:spacing w:before="160" w:after="60"/>
        <w:rPr>
          <w:bCs/>
          <w:i/>
          <w:iCs/>
        </w:rPr>
      </w:pPr>
      <w:r w:rsidRPr="005E5409">
        <w:rPr>
          <w:bCs/>
          <w:i/>
          <w:iCs/>
        </w:rPr>
        <w:t>B. Pilot Query Set</w:t>
      </w:r>
    </w:p>
    <w:p w14:paraId="2E17E258" w14:textId="77777777" w:rsidR="007149CE" w:rsidRPr="005E5409" w:rsidRDefault="007149CE" w:rsidP="007149CE">
      <w:pPr>
        <w:spacing w:after="80" w:line="259" w:lineRule="auto"/>
        <w:jc w:val="both"/>
      </w:pPr>
      <w:r w:rsidRPr="005E5409">
        <w:t xml:space="preserve">For each database-operator pair, 14 to 16 natural-language questions are authored. Each carries a gold SQL answer validated against the pre-perturbation schema and a gold SQL answer validated against the post-perturbation schema. The primary evaluation (Tables I–V) uses </w:t>
      </w:r>
      <w:proofErr w:type="spellStart"/>
      <w:r w:rsidRPr="005E5409">
        <w:t>concert_singer</w:t>
      </w:r>
      <w:proofErr w:type="spellEnd"/>
      <w:r w:rsidRPr="005E5409">
        <w:t xml:space="preserve"> with Claude Haiku 4.5 across all 76 queries. Table VI reports cross-model results across both databases.</w:t>
      </w:r>
    </w:p>
    <w:p w14:paraId="2678C1EE" w14:textId="77777777" w:rsidR="00F8403A" w:rsidRPr="005E5409" w:rsidRDefault="00F8403A" w:rsidP="00F8403A">
      <w:pPr>
        <w:spacing w:before="160" w:after="60"/>
        <w:rPr>
          <w:bCs/>
          <w:i/>
          <w:iCs/>
        </w:rPr>
      </w:pPr>
      <w:r w:rsidRPr="005E5409">
        <w:rPr>
          <w:bCs/>
          <w:i/>
          <w:iCs/>
        </w:rPr>
        <w:t>C. Configurations</w:t>
      </w:r>
    </w:p>
    <w:p w14:paraId="01B4A098" w14:textId="34E1A49F" w:rsidR="00F8403A" w:rsidRPr="005E5409" w:rsidRDefault="00F8403A" w:rsidP="00F8403A">
      <w:pPr>
        <w:spacing w:after="80" w:line="259" w:lineRule="auto"/>
        <w:jc w:val="both"/>
      </w:pPr>
      <w:r w:rsidRPr="005E5409">
        <w:t xml:space="preserve">Four configurations are evaluated, all sharing the same stale-schema prompt so that runtime schema retrieval is the only variable that changes across them. Baseline (stale schema): the LLM client receives the stale (pre-perturbation) schema as part of its prompt; the generated SQL is executed against the post-perturbation database. This mirrors the prevailing paradigm of static-schema prompting. </w:t>
      </w:r>
      <w:proofErr w:type="gramStart"/>
      <w:r w:rsidRPr="005E5409">
        <w:t>Refreshed-schema</w:t>
      </w:r>
      <w:proofErr w:type="gramEnd"/>
      <w:r w:rsidRPr="005E5409">
        <w:t xml:space="preserve">: the LLM client is given the post-perturbation schema directly in its prompt and regenerates the SQL from scratch, with no MCP server in the loop. This path measures the accuracy ceiling attainable when the model simply sees the current schema, and it serves as the reference against which recovery is scored. Error-feedback: the LLM client receives the stale-schema prompt; when the generated SQL raises an execution error on the post-perturbation database, the error message is returned to the model for a single retry, still under the stale schema. This isolates the contribution of a naive one-shot error-correction loop that lacks any schema diff. MCP-mediated: the LLM client receives the same stale-schema prompt. The generated SQL is then passed through the MCP server: schema/fingerprint computes the diff against the live schema; query/relink rewrites the SQL using AST transformations driven by the diff; query/validate executes the rewritten SQL and emits a verdict, triggering a single LLM re-prompt on a </w:t>
      </w:r>
      <w:proofErr w:type="spellStart"/>
      <w:r w:rsidRPr="005E5409">
        <w:t>silent_failure_suspected</w:t>
      </w:r>
      <w:proofErr w:type="spellEnd"/>
      <w:r w:rsidRPr="005E5409">
        <w:t xml:space="preserve"> verdict. The LLM client is held constant across all four configurations to isolate runtime schema retrieval as the independent variable. All results reported here use Claude Haiku 4.5 (model identifier claude-haiku-4-5-20251001) via the Anthropic Messages API with temperature fixed at zero. Note that temperature = 0 on the Anthropic API reduces but does not eliminate non-determinism across calls; the canonical pilot records a single completion per query. The harness exposes a --seeds N flag that re-runs each query N times under the same temperature-0 setting and reports per-query agreement rates </w:t>
      </w:r>
      <w:r w:rsidRPr="005E5409">
        <w:t xml:space="preserve">as </w:t>
      </w:r>
      <w:proofErr w:type="spellStart"/>
      <w:r w:rsidRPr="005E5409">
        <w:t>seed_stability</w:t>
      </w:r>
      <w:proofErr w:type="spellEnd"/>
      <w:proofErr w:type="gramStart"/>
      <w:r w:rsidRPr="005E5409">
        <w:t>_{</w:t>
      </w:r>
      <w:proofErr w:type="gramEnd"/>
      <w:r w:rsidRPr="005E5409">
        <w:t xml:space="preserve">pre, baseline, </w:t>
      </w:r>
      <w:proofErr w:type="spellStart"/>
      <w:r w:rsidRPr="005E5409">
        <w:t>mcp</w:t>
      </w:r>
      <w:proofErr w:type="spellEnd"/>
      <w:r w:rsidRPr="005E5409">
        <w:t xml:space="preserve">} in </w:t>
      </w:r>
      <w:proofErr w:type="spellStart"/>
      <w:proofErr w:type="gramStart"/>
      <w:r w:rsidRPr="005E5409">
        <w:t>summary.json</w:t>
      </w:r>
      <w:proofErr w:type="spellEnd"/>
      <w:proofErr w:type="gramEnd"/>
      <w:r w:rsidRPr="005E5409">
        <w:t xml:space="preserve">; </w:t>
      </w:r>
      <w:r w:rsidR="007149CE" w:rsidRPr="005E5409">
        <w:t xml:space="preserve">a five-seed stability sweep confirmed </w:t>
      </w:r>
      <w:proofErr w:type="spellStart"/>
      <w:r w:rsidR="007149CE" w:rsidRPr="005E5409">
        <w:t>seed_stability_baseline</w:t>
      </w:r>
      <w:proofErr w:type="spellEnd"/>
      <w:r w:rsidR="007149CE" w:rsidRPr="005E5409">
        <w:t xml:space="preserve"> = 1.0 (Section V-C). The harness additionally ships a deterministic NL-to-SQL stub used for unit testing the MCP middleware without API cost.</w:t>
      </w:r>
    </w:p>
    <w:p w14:paraId="098189E0" w14:textId="77777777" w:rsidR="00F8403A" w:rsidRPr="005E5409" w:rsidRDefault="00F8403A" w:rsidP="00F8403A">
      <w:pPr>
        <w:spacing w:before="160" w:after="60"/>
        <w:rPr>
          <w:bCs/>
          <w:i/>
          <w:iCs/>
        </w:rPr>
      </w:pPr>
      <w:r w:rsidRPr="005E5409">
        <w:rPr>
          <w:bCs/>
          <w:i/>
          <w:iCs/>
        </w:rPr>
        <w:t>D. Metrics</w:t>
      </w:r>
    </w:p>
    <w:p w14:paraId="49931D5F" w14:textId="77777777" w:rsidR="00F8403A" w:rsidRPr="005E5409" w:rsidRDefault="00F8403A" w:rsidP="00F8403A">
      <w:pPr>
        <w:spacing w:after="80" w:line="259" w:lineRule="auto"/>
        <w:jc w:val="both"/>
      </w:pPr>
      <w:r w:rsidRPr="005E5409">
        <w:t>Execution Accuracy (EX) is computed as the fraction of questions for which the predicted SQL produces the same result set (treated as a row-order-independent multiset) as the gold SQL. Recovery Rate (RR) is defined against the refreshed-schema ceiling as RR = (</w:t>
      </w:r>
      <w:proofErr w:type="spellStart"/>
      <w:r w:rsidRPr="005E5409">
        <w:t>EX_mcp</w:t>
      </w:r>
      <w:proofErr w:type="spellEnd"/>
      <w:r w:rsidRPr="005E5409">
        <w:t xml:space="preserve"> − </w:t>
      </w:r>
      <w:proofErr w:type="spellStart"/>
      <w:r w:rsidRPr="005E5409">
        <w:t>EX_stale</w:t>
      </w:r>
      <w:proofErr w:type="spellEnd"/>
      <w:r w:rsidRPr="005E5409">
        <w:t>) / (</w:t>
      </w:r>
      <w:proofErr w:type="spellStart"/>
      <w:r w:rsidRPr="005E5409">
        <w:t>EX_refreshed</w:t>
      </w:r>
      <w:proofErr w:type="spellEnd"/>
      <w:r w:rsidRPr="005E5409">
        <w:t xml:space="preserve"> − </w:t>
      </w:r>
      <w:proofErr w:type="spellStart"/>
      <w:r w:rsidRPr="005E5409">
        <w:t>EX_stale</w:t>
      </w:r>
      <w:proofErr w:type="spellEnd"/>
      <w:r w:rsidRPr="005E5409">
        <w:t xml:space="preserve">), where </w:t>
      </w:r>
      <w:proofErr w:type="spellStart"/>
      <w:r w:rsidRPr="005E5409">
        <w:t>EX_stale</w:t>
      </w:r>
      <w:proofErr w:type="spellEnd"/>
      <w:r w:rsidRPr="005E5409">
        <w:t xml:space="preserve"> is the stale-schema baseline accuracy and </w:t>
      </w:r>
      <w:proofErr w:type="spellStart"/>
      <w:r w:rsidRPr="005E5409">
        <w:t>EX_refreshed</w:t>
      </w:r>
      <w:proofErr w:type="spellEnd"/>
      <w:r w:rsidRPr="005E5409">
        <w:t xml:space="preserve"> is the accuracy of the same LLM when it is given the post-perturbation schema directly (the Refreshed-schema configuration). RR = 1.0 denotes full recovery to the refreshed-schema ceiling; RR = 0 denotes no recovery; RR &lt; 0 denotes degradation; values marginally above 1.0 can arise when relinking a previously correct query outperforms regeneration from scratch. The denominator uses </w:t>
      </w:r>
      <w:proofErr w:type="spellStart"/>
      <w:r w:rsidRPr="005E5409">
        <w:t>EX_refreshed</w:t>
      </w:r>
      <w:proofErr w:type="spellEnd"/>
      <w:r w:rsidRPr="005E5409">
        <w:t xml:space="preserve"> rather than the unperturbed-schema reference </w:t>
      </w:r>
      <w:proofErr w:type="spellStart"/>
      <w:r w:rsidRPr="005E5409">
        <w:t>EX_pre</w:t>
      </w:r>
      <w:proofErr w:type="spellEnd"/>
      <w:r w:rsidRPr="005E5409">
        <w:t xml:space="preserve"> so that recovery is scored against what the model could achieve with full knowledge of the evolved schema. Silent-Failure Detection Rate is reported as the fraction of baseline failures correctly flagged by query/validate on the MCP path.</w:t>
      </w:r>
    </w:p>
    <w:p w14:paraId="39E3F9F0" w14:textId="77777777" w:rsidR="00732F09" w:rsidRPr="005E5409" w:rsidRDefault="005C41AB" w:rsidP="00E76728">
      <w:pPr>
        <w:spacing w:before="160" w:after="60"/>
        <w:jc w:val="center"/>
        <w:rPr>
          <w:bCs/>
          <w:szCs w:val="20"/>
        </w:rPr>
      </w:pPr>
      <w:r w:rsidRPr="005E5409">
        <w:rPr>
          <w:bCs/>
          <w:szCs w:val="20"/>
        </w:rPr>
        <w:t>V.  Preliminary Results</w:t>
      </w:r>
    </w:p>
    <w:p w14:paraId="0B550478" w14:textId="0C370938" w:rsidR="000A3484" w:rsidRPr="005E5409" w:rsidRDefault="00F8403A" w:rsidP="000A3484">
      <w:pPr>
        <w:spacing w:after="80" w:line="259" w:lineRule="auto"/>
        <w:jc w:val="both"/>
      </w:pPr>
      <w:r w:rsidRPr="005E5409">
        <w:t xml:space="preserve">Table I </w:t>
      </w:r>
      <w:proofErr w:type="spellStart"/>
      <w:r w:rsidRPr="005E5409">
        <w:t>summarises</w:t>
      </w:r>
      <w:proofErr w:type="spellEnd"/>
      <w:r w:rsidRPr="005E5409">
        <w:t xml:space="preserve"> the pooled results across all five </w:t>
      </w:r>
      <w:proofErr w:type="spellStart"/>
      <w:r w:rsidRPr="005E5409">
        <w:t>EvoSchema</w:t>
      </w:r>
      <w:proofErr w:type="spellEnd"/>
      <w:r w:rsidRPr="005E5409">
        <w:t xml:space="preserve"> operators (76 queries). The substantive empirical content is three falsifiable propositions: (</w:t>
      </w:r>
      <w:proofErr w:type="spellStart"/>
      <w:r w:rsidRPr="005E5409">
        <w:t>i</w:t>
      </w:r>
      <w:proofErr w:type="spellEnd"/>
      <w:r w:rsidRPr="005E5409">
        <w:t xml:space="preserve">) the diff classifier identifies all ground-truth perturbations with zero false positives on the unperturbed control queries; (ii) the query/relink Tool produces </w:t>
      </w:r>
      <w:proofErr w:type="spellStart"/>
      <w:r w:rsidRPr="005E5409">
        <w:t>parseable</w:t>
      </w:r>
      <w:proofErr w:type="spellEnd"/>
      <w:r w:rsidRPr="005E5409">
        <w:t xml:space="preserve">, executable SQL for every recoverable query, and the query/validate Tool does not suppress any correct rewrite via a false-positive silent-failure verdict; and (iii) the end-to-end MCP transport composes without protocol failure across all sessions. The headline quantitative result </w:t>
      </w:r>
      <w:proofErr w:type="gramStart"/>
      <w:r w:rsidRPr="005E5409">
        <w:t>is:</w:t>
      </w:r>
      <w:proofErr w:type="gramEnd"/>
      <w:r w:rsidRPr="005E5409">
        <w:t xml:space="preserve"> EX raised from 0.11 under the stale-schema baseline to 0.59 under the MCP-mediated path, against a refreshed-schema ceiling of 0.71, giving Recovery Rate 0.80 by the formula above. Residual non-recovery (0.20) concentrates on the column-merge operator — where inverse-expression reconstruction lies outside the AST rewriter's scope — and on Q05 (</w:t>
      </w:r>
      <w:proofErr w:type="spellStart"/>
      <w:r w:rsidRPr="005E5409">
        <w:t>analysed</w:t>
      </w:r>
      <w:proofErr w:type="spellEnd"/>
      <w:r w:rsidRPr="005E5409">
        <w:t xml:space="preserve"> below), which shows that identifier-only AST rewriting cannot </w:t>
      </w:r>
      <w:proofErr w:type="spellStart"/>
      <w:r w:rsidRPr="005E5409">
        <w:t>normalise</w:t>
      </w:r>
      <w:proofErr w:type="spellEnd"/>
      <w:r w:rsidRPr="005E5409">
        <w:t xml:space="preserve"> LLM-introduced value-level predicate mismatches.</w:t>
      </w:r>
      <w:r w:rsidRPr="005E5409">
        <w:br/>
        <w:t xml:space="preserve">Of the 76 baseline queries, 8 are correct (EX = 0.11); 63 fail with execution errors because the stale SQL references renamed or restructured objects no longer in the evolved schema, and 5 execute without error but return wrong results — matching the breakdown in </w:t>
      </w:r>
      <w:r w:rsidR="00C52727" w:rsidRPr="005E5409">
        <w:t>Table IV</w:t>
      </w:r>
      <w:r w:rsidR="006729B8" w:rsidRPr="005E5409">
        <w:t xml:space="preserve"> </w:t>
      </w:r>
      <w:r w:rsidRPr="005E5409">
        <w:t>exactly. The Wilson 95 % CI of [0.05, 0.19] on baseline EX is reported in Table I</w:t>
      </w:r>
      <w:r w:rsidR="000A3484" w:rsidRPr="005E5409">
        <w:t xml:space="preserve">. </w:t>
      </w:r>
    </w:p>
    <w:p w14:paraId="30BBC82C" w14:textId="77777777" w:rsidR="006C065B" w:rsidRPr="005E5409" w:rsidRDefault="006C065B" w:rsidP="000A3484">
      <w:pPr>
        <w:spacing w:after="80" w:line="259" w:lineRule="auto"/>
        <w:jc w:val="both"/>
      </w:pPr>
    </w:p>
    <w:p w14:paraId="6D85BA16" w14:textId="77777777" w:rsidR="006C065B" w:rsidRPr="005E5409" w:rsidRDefault="006C065B" w:rsidP="000A3484">
      <w:pPr>
        <w:spacing w:after="80" w:line="259" w:lineRule="auto"/>
        <w:jc w:val="both"/>
      </w:pPr>
    </w:p>
    <w:p w14:paraId="588AC211" w14:textId="77777777" w:rsidR="006C065B" w:rsidRPr="005E5409" w:rsidRDefault="006C065B" w:rsidP="000A3484">
      <w:pPr>
        <w:spacing w:after="80" w:line="259" w:lineRule="auto"/>
        <w:jc w:val="both"/>
      </w:pPr>
    </w:p>
    <w:p w14:paraId="696B3B79" w14:textId="77777777" w:rsidR="000A3484" w:rsidRPr="005E5409" w:rsidRDefault="000A3484" w:rsidP="000A3484">
      <w:pPr>
        <w:spacing w:after="40"/>
        <w:jc w:val="center"/>
        <w:rPr>
          <w:bCs/>
        </w:rPr>
      </w:pPr>
      <w:r w:rsidRPr="005E5409">
        <w:rPr>
          <w:bCs/>
          <w:sz w:val="16"/>
        </w:rPr>
        <w:lastRenderedPageBreak/>
        <w:t>TABLE I.   POOLED RESULTS ACROSS FOUR CONFIGURATIONS (CONCERT_SINGER, HAIKU 4.5, N=76)</w:t>
      </w:r>
    </w:p>
    <w:tbl>
      <w:tblPr>
        <w:tblStyle w:val="TableGrid"/>
        <w:tblW w:w="0" w:type="auto"/>
        <w:jc w:val="center"/>
        <w:tblLook w:val="04A0" w:firstRow="1" w:lastRow="0" w:firstColumn="1" w:lastColumn="0" w:noHBand="0" w:noVBand="1"/>
      </w:tblPr>
      <w:tblGrid>
        <w:gridCol w:w="1584"/>
        <w:gridCol w:w="1064"/>
        <w:gridCol w:w="1235"/>
        <w:gridCol w:w="983"/>
      </w:tblGrid>
      <w:tr w:rsidR="000A3484" w:rsidRPr="005E5409" w14:paraId="48DE5313" w14:textId="77777777" w:rsidTr="00A30F06">
        <w:trPr>
          <w:jc w:val="center"/>
        </w:trPr>
        <w:tc>
          <w:tcPr>
            <w:tcW w:w="2523" w:type="dxa"/>
          </w:tcPr>
          <w:p w14:paraId="51D57822" w14:textId="77777777" w:rsidR="000A3484" w:rsidRPr="005E5409" w:rsidRDefault="000A3484" w:rsidP="00A30F06">
            <w:r w:rsidRPr="005E5409">
              <w:rPr>
                <w:b/>
                <w:sz w:val="18"/>
              </w:rPr>
              <w:t>Configuration</w:t>
            </w:r>
          </w:p>
        </w:tc>
        <w:tc>
          <w:tcPr>
            <w:tcW w:w="2523" w:type="dxa"/>
          </w:tcPr>
          <w:p w14:paraId="056E8EC4" w14:textId="77777777" w:rsidR="000A3484" w:rsidRPr="005E5409" w:rsidRDefault="000A3484" w:rsidP="00A30F06">
            <w:r w:rsidRPr="005E5409">
              <w:rPr>
                <w:b/>
                <w:sz w:val="18"/>
              </w:rPr>
              <w:t>EX [95% CI]</w:t>
            </w:r>
          </w:p>
        </w:tc>
        <w:tc>
          <w:tcPr>
            <w:tcW w:w="2523" w:type="dxa"/>
          </w:tcPr>
          <w:p w14:paraId="7D67A395" w14:textId="77777777" w:rsidR="000A3484" w:rsidRPr="005E5409" w:rsidRDefault="000A3484" w:rsidP="00A30F06">
            <w:r w:rsidRPr="005E5409">
              <w:rPr>
                <w:b/>
                <w:sz w:val="18"/>
              </w:rPr>
              <w:t>Δ vs Baseline</w:t>
            </w:r>
          </w:p>
        </w:tc>
        <w:tc>
          <w:tcPr>
            <w:tcW w:w="2523" w:type="dxa"/>
          </w:tcPr>
          <w:p w14:paraId="0BFB75AE" w14:textId="77777777" w:rsidR="000A3484" w:rsidRPr="005E5409" w:rsidRDefault="000A3484" w:rsidP="00A30F06">
            <w:r w:rsidRPr="005E5409">
              <w:rPr>
                <w:b/>
                <w:sz w:val="18"/>
              </w:rPr>
              <w:t>RR</w:t>
            </w:r>
          </w:p>
        </w:tc>
      </w:tr>
      <w:tr w:rsidR="000A3484" w:rsidRPr="005E5409" w14:paraId="76214CB8" w14:textId="77777777" w:rsidTr="00A30F06">
        <w:trPr>
          <w:jc w:val="center"/>
        </w:trPr>
        <w:tc>
          <w:tcPr>
            <w:tcW w:w="2523" w:type="dxa"/>
          </w:tcPr>
          <w:p w14:paraId="1425E8F4" w14:textId="77777777" w:rsidR="000A3484" w:rsidRPr="005E5409" w:rsidRDefault="000A3484" w:rsidP="00A30F06">
            <w:r w:rsidRPr="005E5409">
              <w:rPr>
                <w:sz w:val="18"/>
              </w:rPr>
              <w:t>Baseline (stale schema)</w:t>
            </w:r>
          </w:p>
        </w:tc>
        <w:tc>
          <w:tcPr>
            <w:tcW w:w="2523" w:type="dxa"/>
          </w:tcPr>
          <w:p w14:paraId="0D66A572" w14:textId="77777777" w:rsidR="000A3484" w:rsidRPr="005E5409" w:rsidRDefault="000A3484" w:rsidP="00A30F06">
            <w:r w:rsidRPr="005E5409">
              <w:rPr>
                <w:sz w:val="18"/>
              </w:rPr>
              <w:t>0.11 [0.05, 0.19]</w:t>
            </w:r>
          </w:p>
        </w:tc>
        <w:tc>
          <w:tcPr>
            <w:tcW w:w="2523" w:type="dxa"/>
          </w:tcPr>
          <w:p w14:paraId="35E5C0DC" w14:textId="77777777" w:rsidR="000A3484" w:rsidRPr="005E5409" w:rsidRDefault="000A3484" w:rsidP="00A30F06">
            <w:r w:rsidRPr="005E5409">
              <w:rPr>
                <w:sz w:val="18"/>
              </w:rPr>
              <w:t>—</w:t>
            </w:r>
          </w:p>
        </w:tc>
        <w:tc>
          <w:tcPr>
            <w:tcW w:w="2523" w:type="dxa"/>
          </w:tcPr>
          <w:p w14:paraId="4A248579" w14:textId="77777777" w:rsidR="000A3484" w:rsidRPr="005E5409" w:rsidRDefault="000A3484" w:rsidP="00A30F06">
            <w:r w:rsidRPr="005E5409">
              <w:rPr>
                <w:sz w:val="18"/>
              </w:rPr>
              <w:t>—</w:t>
            </w:r>
          </w:p>
        </w:tc>
      </w:tr>
      <w:tr w:rsidR="000A3484" w:rsidRPr="005E5409" w14:paraId="566A550D" w14:textId="77777777" w:rsidTr="00A30F06">
        <w:trPr>
          <w:jc w:val="center"/>
        </w:trPr>
        <w:tc>
          <w:tcPr>
            <w:tcW w:w="2523" w:type="dxa"/>
          </w:tcPr>
          <w:p w14:paraId="76891FE8" w14:textId="77777777" w:rsidR="000A3484" w:rsidRPr="005E5409" w:rsidRDefault="000A3484" w:rsidP="00A30F06">
            <w:proofErr w:type="gramStart"/>
            <w:r w:rsidRPr="005E5409">
              <w:rPr>
                <w:sz w:val="18"/>
              </w:rPr>
              <w:t>Refreshed-schema</w:t>
            </w:r>
            <w:proofErr w:type="gramEnd"/>
            <w:r w:rsidRPr="005E5409">
              <w:rPr>
                <w:sz w:val="18"/>
              </w:rPr>
              <w:t xml:space="preserve"> (ceiling)</w:t>
            </w:r>
          </w:p>
        </w:tc>
        <w:tc>
          <w:tcPr>
            <w:tcW w:w="2523" w:type="dxa"/>
          </w:tcPr>
          <w:p w14:paraId="059A0B3C" w14:textId="77777777" w:rsidR="000A3484" w:rsidRPr="005E5409" w:rsidRDefault="000A3484" w:rsidP="00A30F06">
            <w:r w:rsidRPr="005E5409">
              <w:rPr>
                <w:sz w:val="18"/>
              </w:rPr>
              <w:t>0.71 [0.60, 0.80]</w:t>
            </w:r>
          </w:p>
        </w:tc>
        <w:tc>
          <w:tcPr>
            <w:tcW w:w="2523" w:type="dxa"/>
          </w:tcPr>
          <w:p w14:paraId="01ADAB55" w14:textId="77777777" w:rsidR="000A3484" w:rsidRPr="005E5409" w:rsidRDefault="000A3484" w:rsidP="00A30F06">
            <w:r w:rsidRPr="005E5409">
              <w:rPr>
                <w:sz w:val="18"/>
              </w:rPr>
              <w:t>+0.61</w:t>
            </w:r>
          </w:p>
        </w:tc>
        <w:tc>
          <w:tcPr>
            <w:tcW w:w="2523" w:type="dxa"/>
          </w:tcPr>
          <w:p w14:paraId="7E9287A2" w14:textId="77777777" w:rsidR="000A3484" w:rsidRPr="005E5409" w:rsidRDefault="000A3484" w:rsidP="00A30F06">
            <w:r w:rsidRPr="005E5409">
              <w:rPr>
                <w:sz w:val="18"/>
              </w:rPr>
              <w:t>—</w:t>
            </w:r>
          </w:p>
        </w:tc>
      </w:tr>
      <w:tr w:rsidR="000A3484" w:rsidRPr="005E5409" w14:paraId="086FCE61" w14:textId="77777777" w:rsidTr="00A30F06">
        <w:trPr>
          <w:jc w:val="center"/>
        </w:trPr>
        <w:tc>
          <w:tcPr>
            <w:tcW w:w="2523" w:type="dxa"/>
          </w:tcPr>
          <w:p w14:paraId="484DC696" w14:textId="77777777" w:rsidR="000A3484" w:rsidRPr="005E5409" w:rsidRDefault="000A3484" w:rsidP="00A30F06">
            <w:r w:rsidRPr="005E5409">
              <w:rPr>
                <w:sz w:val="18"/>
              </w:rPr>
              <w:t>Error-feedback (1 retry)</w:t>
            </w:r>
          </w:p>
        </w:tc>
        <w:tc>
          <w:tcPr>
            <w:tcW w:w="2523" w:type="dxa"/>
          </w:tcPr>
          <w:p w14:paraId="6AC853CA" w14:textId="77777777" w:rsidR="000A3484" w:rsidRPr="005E5409" w:rsidRDefault="000A3484" w:rsidP="00A30F06">
            <w:r w:rsidRPr="005E5409">
              <w:rPr>
                <w:sz w:val="18"/>
              </w:rPr>
              <w:t>0.11 [0.05, 0.19]</w:t>
            </w:r>
          </w:p>
        </w:tc>
        <w:tc>
          <w:tcPr>
            <w:tcW w:w="2523" w:type="dxa"/>
          </w:tcPr>
          <w:p w14:paraId="22434A6C" w14:textId="77777777" w:rsidR="000A3484" w:rsidRPr="005E5409" w:rsidRDefault="000A3484" w:rsidP="00A30F06">
            <w:r w:rsidRPr="005E5409">
              <w:rPr>
                <w:sz w:val="18"/>
              </w:rPr>
              <w:t>+0.00</w:t>
            </w:r>
          </w:p>
        </w:tc>
        <w:tc>
          <w:tcPr>
            <w:tcW w:w="2523" w:type="dxa"/>
          </w:tcPr>
          <w:p w14:paraId="0A8AC337" w14:textId="77777777" w:rsidR="000A3484" w:rsidRPr="005E5409" w:rsidRDefault="000A3484" w:rsidP="00A30F06">
            <w:r w:rsidRPr="005E5409">
              <w:rPr>
                <w:sz w:val="18"/>
              </w:rPr>
              <w:t>—</w:t>
            </w:r>
          </w:p>
        </w:tc>
      </w:tr>
      <w:tr w:rsidR="000A3484" w:rsidRPr="005E5409" w14:paraId="10231AEF" w14:textId="77777777" w:rsidTr="00A30F06">
        <w:trPr>
          <w:jc w:val="center"/>
        </w:trPr>
        <w:tc>
          <w:tcPr>
            <w:tcW w:w="2523" w:type="dxa"/>
          </w:tcPr>
          <w:p w14:paraId="444D17F6" w14:textId="77777777" w:rsidR="000A3484" w:rsidRPr="005E5409" w:rsidRDefault="000A3484" w:rsidP="00A30F06">
            <w:r w:rsidRPr="005E5409">
              <w:rPr>
                <w:b/>
                <w:sz w:val="18"/>
              </w:rPr>
              <w:t>MCP-mediated (proposed)</w:t>
            </w:r>
          </w:p>
        </w:tc>
        <w:tc>
          <w:tcPr>
            <w:tcW w:w="2523" w:type="dxa"/>
          </w:tcPr>
          <w:p w14:paraId="5C9CFF19" w14:textId="77777777" w:rsidR="000A3484" w:rsidRPr="005E5409" w:rsidRDefault="000A3484" w:rsidP="00A30F06">
            <w:r w:rsidRPr="005E5409">
              <w:rPr>
                <w:b/>
                <w:sz w:val="18"/>
              </w:rPr>
              <w:t>0.59 [0.48, 0.70]</w:t>
            </w:r>
          </w:p>
        </w:tc>
        <w:tc>
          <w:tcPr>
            <w:tcW w:w="2523" w:type="dxa"/>
          </w:tcPr>
          <w:p w14:paraId="0DF34DE8" w14:textId="77777777" w:rsidR="000A3484" w:rsidRPr="005E5409" w:rsidRDefault="000A3484" w:rsidP="00A30F06">
            <w:r w:rsidRPr="005E5409">
              <w:rPr>
                <w:b/>
                <w:sz w:val="18"/>
              </w:rPr>
              <w:t>+0.49</w:t>
            </w:r>
          </w:p>
        </w:tc>
        <w:tc>
          <w:tcPr>
            <w:tcW w:w="2523" w:type="dxa"/>
          </w:tcPr>
          <w:p w14:paraId="4A007F5E" w14:textId="77777777" w:rsidR="000A3484" w:rsidRPr="005E5409" w:rsidRDefault="000A3484" w:rsidP="00A30F06">
            <w:r w:rsidRPr="005E5409">
              <w:rPr>
                <w:b/>
                <w:sz w:val="18"/>
              </w:rPr>
              <w:t>0.80</w:t>
            </w:r>
          </w:p>
        </w:tc>
      </w:tr>
    </w:tbl>
    <w:p w14:paraId="30F7300B" w14:textId="17413A44" w:rsidR="00F8403A" w:rsidRPr="005E5409" w:rsidRDefault="000A3484" w:rsidP="000A3484">
      <w:pPr>
        <w:spacing w:after="80" w:line="259" w:lineRule="auto"/>
        <w:jc w:val="both"/>
      </w:pPr>
      <w:r w:rsidRPr="005E5409">
        <w:t>T</w:t>
      </w:r>
      <w:r w:rsidR="00F8403A" w:rsidRPr="005E5409">
        <w:t xml:space="preserve">able II disaggregates results by operator across the 76-query evaluation. The TABLE_RENAME, TABLE_SPLIT, and COLUMN_RENAME operators show high recovery (MCP correct ≥ 90% of pre-time correct queries) because the deterministic AST </w:t>
      </w:r>
      <w:proofErr w:type="spellStart"/>
      <w:r w:rsidR="00F8403A" w:rsidRPr="005E5409">
        <w:t>relinker</w:t>
      </w:r>
      <w:proofErr w:type="spellEnd"/>
      <w:r w:rsidR="00F8403A" w:rsidRPr="005E5409">
        <w:t xml:space="preserve"> handles identifier substitution without error. TABLE_MERGE recovery is slightly lower; notably the MCP path corrects 11 queries against a pre-perturbation ceiling of 10, giving a per-operator RR of 1.125. This marginal overshoot occurs when relinking outperforms regeneration from scratch (same effect as cross-model RR &gt; 1.0 noted in Section V-C). The COLUMN_MERGE operator is the consistent exception: when two columns are merged through an expression, the original components cannot be recovered from the post-schema; all four models show near-zero incremental recovery on </w:t>
      </w:r>
      <w:proofErr w:type="spellStart"/>
      <w:r w:rsidR="00F8403A" w:rsidRPr="005E5409">
        <w:t>concert_singer</w:t>
      </w:r>
      <w:proofErr w:type="spellEnd"/>
      <w:r w:rsidR="00F8403A" w:rsidRPr="005E5409">
        <w:t xml:space="preserve"> COLUMN_MERGE under the MCP path. Failures attributable to the LLM generating incorrect SQL on the unperturbed schema (pre-time competence misses) lie outside the scope of the schema-evolution mechanism.</w:t>
      </w:r>
      <w:r w:rsidR="007149CE" w:rsidRPr="005E5409">
        <w:t xml:space="preserve"> Stratifying all pilot queries by gold-SQL structure (easy: single table; medium: one join or aggregation) shows the recovery is not an artefact of trivial queries. Pooled across the four evaluated clients, RR is 0.92 on the easy bucket (n=344) and 0.93 on the medium bucket (n=264). The authored pilot sets contain no hard-bucket queries (≥ 2 joins, subqueries, HAVING); harder questions are exercised by the </w:t>
      </w:r>
      <w:proofErr w:type="spellStart"/>
      <w:r w:rsidR="007149CE" w:rsidRPr="005E5409">
        <w:t>EvoSchema</w:t>
      </w:r>
      <w:proofErr w:type="spellEnd"/>
      <w:r w:rsidR="007149CE" w:rsidRPr="005E5409">
        <w:t xml:space="preserve"> subset (Section V-E).</w:t>
      </w:r>
    </w:p>
    <w:p w14:paraId="15FAE8DF" w14:textId="77777777" w:rsidR="00F8403A" w:rsidRPr="005E5409" w:rsidRDefault="00F8403A" w:rsidP="00F8403A">
      <w:pPr>
        <w:spacing w:after="40"/>
        <w:jc w:val="center"/>
        <w:rPr>
          <w:bCs/>
        </w:rPr>
      </w:pPr>
      <w:r w:rsidRPr="005E5409">
        <w:rPr>
          <w:bCs/>
          <w:sz w:val="16"/>
        </w:rPr>
        <w:t>TABLE II.   PER-PERTURBATION BREAKDOWN</w:t>
      </w:r>
    </w:p>
    <w:tbl>
      <w:tblPr>
        <w:tblStyle w:val="TableGrid"/>
        <w:tblW w:w="0" w:type="auto"/>
        <w:tblLook w:val="04A0" w:firstRow="1" w:lastRow="0" w:firstColumn="1" w:lastColumn="0" w:noHBand="0" w:noVBand="1"/>
      </w:tblPr>
      <w:tblGrid>
        <w:gridCol w:w="1847"/>
        <w:gridCol w:w="481"/>
        <w:gridCol w:w="566"/>
        <w:gridCol w:w="650"/>
        <w:gridCol w:w="696"/>
        <w:gridCol w:w="626"/>
      </w:tblGrid>
      <w:tr w:rsidR="00F8403A" w:rsidRPr="005E5409" w14:paraId="03D7121E" w14:textId="77777777" w:rsidTr="00A30F06">
        <w:tc>
          <w:tcPr>
            <w:tcW w:w="1682" w:type="dxa"/>
          </w:tcPr>
          <w:p w14:paraId="55C46271" w14:textId="77777777" w:rsidR="00F8403A" w:rsidRPr="005E5409" w:rsidRDefault="00F8403A" w:rsidP="00A30F06">
            <w:r w:rsidRPr="005E5409">
              <w:rPr>
                <w:b/>
                <w:sz w:val="18"/>
              </w:rPr>
              <w:t>Pert.</w:t>
            </w:r>
          </w:p>
        </w:tc>
        <w:tc>
          <w:tcPr>
            <w:tcW w:w="1682" w:type="dxa"/>
          </w:tcPr>
          <w:p w14:paraId="6A016210" w14:textId="77777777" w:rsidR="00F8403A" w:rsidRPr="005E5409" w:rsidRDefault="00F8403A" w:rsidP="00A30F06">
            <w:r w:rsidRPr="005E5409">
              <w:rPr>
                <w:b/>
                <w:sz w:val="18"/>
              </w:rPr>
              <w:t>N</w:t>
            </w:r>
          </w:p>
        </w:tc>
        <w:tc>
          <w:tcPr>
            <w:tcW w:w="1682" w:type="dxa"/>
          </w:tcPr>
          <w:p w14:paraId="521BF7EC" w14:textId="77777777" w:rsidR="00F8403A" w:rsidRPr="005E5409" w:rsidRDefault="00F8403A" w:rsidP="00A30F06">
            <w:r w:rsidRPr="005E5409">
              <w:rPr>
                <w:b/>
                <w:sz w:val="18"/>
              </w:rPr>
              <w:t>Pre</w:t>
            </w:r>
          </w:p>
        </w:tc>
        <w:tc>
          <w:tcPr>
            <w:tcW w:w="1682" w:type="dxa"/>
          </w:tcPr>
          <w:p w14:paraId="1602F918" w14:textId="77777777" w:rsidR="00F8403A" w:rsidRPr="005E5409" w:rsidRDefault="00F8403A" w:rsidP="00A30F06">
            <w:r w:rsidRPr="005E5409">
              <w:rPr>
                <w:b/>
                <w:sz w:val="18"/>
              </w:rPr>
              <w:t>Base</w:t>
            </w:r>
          </w:p>
        </w:tc>
        <w:tc>
          <w:tcPr>
            <w:tcW w:w="1682" w:type="dxa"/>
          </w:tcPr>
          <w:p w14:paraId="0B1AD7D4" w14:textId="77777777" w:rsidR="00F8403A" w:rsidRPr="005E5409" w:rsidRDefault="00F8403A" w:rsidP="00A30F06">
            <w:r w:rsidRPr="005E5409">
              <w:rPr>
                <w:b/>
                <w:sz w:val="18"/>
              </w:rPr>
              <w:t>MCP</w:t>
            </w:r>
          </w:p>
        </w:tc>
        <w:tc>
          <w:tcPr>
            <w:tcW w:w="1682" w:type="dxa"/>
          </w:tcPr>
          <w:p w14:paraId="1FD685C8" w14:textId="77777777" w:rsidR="00F8403A" w:rsidRPr="005E5409" w:rsidRDefault="00F8403A" w:rsidP="00A30F06">
            <w:r w:rsidRPr="005E5409">
              <w:rPr>
                <w:b/>
                <w:sz w:val="18"/>
              </w:rPr>
              <w:t>Rec.</w:t>
            </w:r>
          </w:p>
        </w:tc>
      </w:tr>
      <w:tr w:rsidR="00F8403A" w:rsidRPr="005E5409" w14:paraId="25766909" w14:textId="77777777" w:rsidTr="00A30F06">
        <w:tc>
          <w:tcPr>
            <w:tcW w:w="1682" w:type="dxa"/>
          </w:tcPr>
          <w:p w14:paraId="6CDEAECF" w14:textId="77777777" w:rsidR="00F8403A" w:rsidRPr="005E5409" w:rsidRDefault="00F8403A" w:rsidP="00A30F06">
            <w:r w:rsidRPr="005E5409">
              <w:rPr>
                <w:sz w:val="18"/>
              </w:rPr>
              <w:t>TABLE_RENAME</w:t>
            </w:r>
          </w:p>
        </w:tc>
        <w:tc>
          <w:tcPr>
            <w:tcW w:w="1682" w:type="dxa"/>
          </w:tcPr>
          <w:p w14:paraId="35E537F5" w14:textId="77777777" w:rsidR="00F8403A" w:rsidRPr="005E5409" w:rsidRDefault="00F8403A" w:rsidP="00A30F06">
            <w:r w:rsidRPr="005E5409">
              <w:rPr>
                <w:sz w:val="18"/>
              </w:rPr>
              <w:t>16</w:t>
            </w:r>
          </w:p>
        </w:tc>
        <w:tc>
          <w:tcPr>
            <w:tcW w:w="1682" w:type="dxa"/>
          </w:tcPr>
          <w:p w14:paraId="35A0761D" w14:textId="77777777" w:rsidR="00F8403A" w:rsidRPr="005E5409" w:rsidRDefault="00F8403A" w:rsidP="00A30F06">
            <w:r w:rsidRPr="005E5409">
              <w:rPr>
                <w:sz w:val="18"/>
              </w:rPr>
              <w:t>12</w:t>
            </w:r>
          </w:p>
        </w:tc>
        <w:tc>
          <w:tcPr>
            <w:tcW w:w="1682" w:type="dxa"/>
          </w:tcPr>
          <w:p w14:paraId="67E014A5" w14:textId="77777777" w:rsidR="00F8403A" w:rsidRPr="005E5409" w:rsidRDefault="00F8403A" w:rsidP="00A30F06">
            <w:r w:rsidRPr="005E5409">
              <w:rPr>
                <w:sz w:val="18"/>
              </w:rPr>
              <w:t>1</w:t>
            </w:r>
          </w:p>
        </w:tc>
        <w:tc>
          <w:tcPr>
            <w:tcW w:w="1682" w:type="dxa"/>
          </w:tcPr>
          <w:p w14:paraId="1A84DD2E" w14:textId="77777777" w:rsidR="00F8403A" w:rsidRPr="005E5409" w:rsidRDefault="00F8403A" w:rsidP="00A30F06">
            <w:r w:rsidRPr="005E5409">
              <w:rPr>
                <w:sz w:val="18"/>
              </w:rPr>
              <w:t>9</w:t>
            </w:r>
          </w:p>
        </w:tc>
        <w:tc>
          <w:tcPr>
            <w:tcW w:w="1682" w:type="dxa"/>
          </w:tcPr>
          <w:p w14:paraId="7625DC03" w14:textId="77777777" w:rsidR="00F8403A" w:rsidRPr="005E5409" w:rsidRDefault="00F8403A" w:rsidP="00A30F06">
            <w:r w:rsidRPr="005E5409">
              <w:rPr>
                <w:sz w:val="18"/>
              </w:rPr>
              <w:t>8</w:t>
            </w:r>
          </w:p>
        </w:tc>
      </w:tr>
      <w:tr w:rsidR="00F8403A" w:rsidRPr="005E5409" w14:paraId="3598B3B8" w14:textId="77777777" w:rsidTr="00A30F06">
        <w:tc>
          <w:tcPr>
            <w:tcW w:w="1682" w:type="dxa"/>
          </w:tcPr>
          <w:p w14:paraId="4AA8412E" w14:textId="77777777" w:rsidR="00F8403A" w:rsidRPr="005E5409" w:rsidRDefault="00F8403A" w:rsidP="00A30F06">
            <w:r w:rsidRPr="005E5409">
              <w:rPr>
                <w:sz w:val="18"/>
              </w:rPr>
              <w:t>TABLE_SPLIT</w:t>
            </w:r>
          </w:p>
        </w:tc>
        <w:tc>
          <w:tcPr>
            <w:tcW w:w="1682" w:type="dxa"/>
          </w:tcPr>
          <w:p w14:paraId="33D9636B" w14:textId="77777777" w:rsidR="00F8403A" w:rsidRPr="005E5409" w:rsidRDefault="00F8403A" w:rsidP="00A30F06">
            <w:r w:rsidRPr="005E5409">
              <w:rPr>
                <w:sz w:val="18"/>
              </w:rPr>
              <w:t>16</w:t>
            </w:r>
          </w:p>
        </w:tc>
        <w:tc>
          <w:tcPr>
            <w:tcW w:w="1682" w:type="dxa"/>
          </w:tcPr>
          <w:p w14:paraId="35C7D451" w14:textId="77777777" w:rsidR="00F8403A" w:rsidRPr="005E5409" w:rsidRDefault="00F8403A" w:rsidP="00A30F06">
            <w:r w:rsidRPr="005E5409">
              <w:rPr>
                <w:sz w:val="18"/>
              </w:rPr>
              <w:t>12</w:t>
            </w:r>
          </w:p>
        </w:tc>
        <w:tc>
          <w:tcPr>
            <w:tcW w:w="1682" w:type="dxa"/>
          </w:tcPr>
          <w:p w14:paraId="4E28F61A" w14:textId="77777777" w:rsidR="00F8403A" w:rsidRPr="005E5409" w:rsidRDefault="00F8403A" w:rsidP="00A30F06">
            <w:r w:rsidRPr="005E5409">
              <w:rPr>
                <w:sz w:val="18"/>
              </w:rPr>
              <w:t>1</w:t>
            </w:r>
          </w:p>
        </w:tc>
        <w:tc>
          <w:tcPr>
            <w:tcW w:w="1682" w:type="dxa"/>
          </w:tcPr>
          <w:p w14:paraId="147612A6" w14:textId="77777777" w:rsidR="00F8403A" w:rsidRPr="005E5409" w:rsidRDefault="00F8403A" w:rsidP="00A30F06">
            <w:r w:rsidRPr="005E5409">
              <w:rPr>
                <w:sz w:val="18"/>
              </w:rPr>
              <w:t>10</w:t>
            </w:r>
          </w:p>
        </w:tc>
        <w:tc>
          <w:tcPr>
            <w:tcW w:w="1682" w:type="dxa"/>
          </w:tcPr>
          <w:p w14:paraId="10B61D8F" w14:textId="77777777" w:rsidR="00F8403A" w:rsidRPr="005E5409" w:rsidRDefault="00F8403A" w:rsidP="00A30F06">
            <w:r w:rsidRPr="005E5409">
              <w:rPr>
                <w:sz w:val="18"/>
              </w:rPr>
              <w:t>9</w:t>
            </w:r>
          </w:p>
        </w:tc>
      </w:tr>
      <w:tr w:rsidR="00F8403A" w:rsidRPr="005E5409" w14:paraId="63258DCF" w14:textId="77777777" w:rsidTr="00A30F06">
        <w:tc>
          <w:tcPr>
            <w:tcW w:w="1682" w:type="dxa"/>
          </w:tcPr>
          <w:p w14:paraId="3E33593C" w14:textId="77777777" w:rsidR="00F8403A" w:rsidRPr="005E5409" w:rsidRDefault="00F8403A" w:rsidP="00A30F06">
            <w:r w:rsidRPr="005E5409">
              <w:rPr>
                <w:sz w:val="18"/>
              </w:rPr>
              <w:t>TABLE_MERGE</w:t>
            </w:r>
          </w:p>
        </w:tc>
        <w:tc>
          <w:tcPr>
            <w:tcW w:w="1682" w:type="dxa"/>
          </w:tcPr>
          <w:p w14:paraId="52F31FE6" w14:textId="77777777" w:rsidR="00F8403A" w:rsidRPr="005E5409" w:rsidRDefault="00F8403A" w:rsidP="00A30F06">
            <w:r w:rsidRPr="005E5409">
              <w:rPr>
                <w:sz w:val="18"/>
              </w:rPr>
              <w:t>14</w:t>
            </w:r>
          </w:p>
        </w:tc>
        <w:tc>
          <w:tcPr>
            <w:tcW w:w="1682" w:type="dxa"/>
          </w:tcPr>
          <w:p w14:paraId="541B90DF" w14:textId="77777777" w:rsidR="00F8403A" w:rsidRPr="005E5409" w:rsidRDefault="00F8403A" w:rsidP="00A30F06">
            <w:r w:rsidRPr="005E5409">
              <w:rPr>
                <w:sz w:val="18"/>
              </w:rPr>
              <w:t>10</w:t>
            </w:r>
          </w:p>
        </w:tc>
        <w:tc>
          <w:tcPr>
            <w:tcW w:w="1682" w:type="dxa"/>
          </w:tcPr>
          <w:p w14:paraId="40919E71" w14:textId="77777777" w:rsidR="00F8403A" w:rsidRPr="005E5409" w:rsidRDefault="00F8403A" w:rsidP="00A30F06">
            <w:r w:rsidRPr="005E5409">
              <w:rPr>
                <w:sz w:val="18"/>
              </w:rPr>
              <w:t>2</w:t>
            </w:r>
          </w:p>
        </w:tc>
        <w:tc>
          <w:tcPr>
            <w:tcW w:w="1682" w:type="dxa"/>
          </w:tcPr>
          <w:p w14:paraId="2D783051" w14:textId="77777777" w:rsidR="00F8403A" w:rsidRPr="005E5409" w:rsidRDefault="00F8403A" w:rsidP="00A30F06">
            <w:r w:rsidRPr="005E5409">
              <w:rPr>
                <w:sz w:val="18"/>
              </w:rPr>
              <w:t>11</w:t>
            </w:r>
          </w:p>
        </w:tc>
        <w:tc>
          <w:tcPr>
            <w:tcW w:w="1682" w:type="dxa"/>
          </w:tcPr>
          <w:p w14:paraId="76E2500A" w14:textId="77777777" w:rsidR="00F8403A" w:rsidRPr="005E5409" w:rsidRDefault="00F8403A" w:rsidP="00A30F06">
            <w:r w:rsidRPr="005E5409">
              <w:rPr>
                <w:sz w:val="18"/>
              </w:rPr>
              <w:t>9</w:t>
            </w:r>
          </w:p>
        </w:tc>
      </w:tr>
      <w:tr w:rsidR="00F8403A" w:rsidRPr="005E5409" w14:paraId="59C3A6E8" w14:textId="77777777" w:rsidTr="00A30F06">
        <w:tc>
          <w:tcPr>
            <w:tcW w:w="1682" w:type="dxa"/>
          </w:tcPr>
          <w:p w14:paraId="32BE39E8" w14:textId="77777777" w:rsidR="00F8403A" w:rsidRPr="005E5409" w:rsidRDefault="00F8403A" w:rsidP="00A30F06">
            <w:r w:rsidRPr="005E5409">
              <w:rPr>
                <w:sz w:val="18"/>
              </w:rPr>
              <w:t>COLUMN_RENAME</w:t>
            </w:r>
          </w:p>
        </w:tc>
        <w:tc>
          <w:tcPr>
            <w:tcW w:w="1682" w:type="dxa"/>
          </w:tcPr>
          <w:p w14:paraId="46C04ED9" w14:textId="77777777" w:rsidR="00F8403A" w:rsidRPr="005E5409" w:rsidRDefault="00F8403A" w:rsidP="00A30F06">
            <w:r w:rsidRPr="005E5409">
              <w:rPr>
                <w:sz w:val="18"/>
              </w:rPr>
              <w:t>16</w:t>
            </w:r>
          </w:p>
        </w:tc>
        <w:tc>
          <w:tcPr>
            <w:tcW w:w="1682" w:type="dxa"/>
          </w:tcPr>
          <w:p w14:paraId="5A9DC54E" w14:textId="77777777" w:rsidR="00F8403A" w:rsidRPr="005E5409" w:rsidRDefault="00F8403A" w:rsidP="00A30F06">
            <w:r w:rsidRPr="005E5409">
              <w:rPr>
                <w:sz w:val="18"/>
              </w:rPr>
              <w:t>13</w:t>
            </w:r>
          </w:p>
        </w:tc>
        <w:tc>
          <w:tcPr>
            <w:tcW w:w="1682" w:type="dxa"/>
          </w:tcPr>
          <w:p w14:paraId="71A71F71" w14:textId="77777777" w:rsidR="00F8403A" w:rsidRPr="005E5409" w:rsidRDefault="00F8403A" w:rsidP="00A30F06">
            <w:r w:rsidRPr="005E5409">
              <w:rPr>
                <w:sz w:val="18"/>
              </w:rPr>
              <w:t>1</w:t>
            </w:r>
          </w:p>
        </w:tc>
        <w:tc>
          <w:tcPr>
            <w:tcW w:w="1682" w:type="dxa"/>
          </w:tcPr>
          <w:p w14:paraId="336E37A6" w14:textId="77777777" w:rsidR="00F8403A" w:rsidRPr="005E5409" w:rsidRDefault="00F8403A" w:rsidP="00A30F06">
            <w:r w:rsidRPr="005E5409">
              <w:rPr>
                <w:sz w:val="18"/>
              </w:rPr>
              <w:t>12</w:t>
            </w:r>
          </w:p>
        </w:tc>
        <w:tc>
          <w:tcPr>
            <w:tcW w:w="1682" w:type="dxa"/>
          </w:tcPr>
          <w:p w14:paraId="2659B00D" w14:textId="77777777" w:rsidR="00F8403A" w:rsidRPr="005E5409" w:rsidRDefault="00F8403A" w:rsidP="00A30F06">
            <w:r w:rsidRPr="005E5409">
              <w:rPr>
                <w:sz w:val="18"/>
              </w:rPr>
              <w:t>11</w:t>
            </w:r>
          </w:p>
        </w:tc>
      </w:tr>
      <w:tr w:rsidR="00F8403A" w:rsidRPr="005E5409" w14:paraId="1609B23A" w14:textId="77777777" w:rsidTr="00A30F06">
        <w:tc>
          <w:tcPr>
            <w:tcW w:w="1682" w:type="dxa"/>
          </w:tcPr>
          <w:p w14:paraId="41E6F75C" w14:textId="77777777" w:rsidR="00F8403A" w:rsidRPr="005E5409" w:rsidRDefault="00F8403A" w:rsidP="00A30F06">
            <w:r w:rsidRPr="005E5409">
              <w:rPr>
                <w:sz w:val="18"/>
              </w:rPr>
              <w:t>COLUMN_MERGE</w:t>
            </w:r>
          </w:p>
        </w:tc>
        <w:tc>
          <w:tcPr>
            <w:tcW w:w="1682" w:type="dxa"/>
          </w:tcPr>
          <w:p w14:paraId="54AC5F89" w14:textId="77777777" w:rsidR="00F8403A" w:rsidRPr="005E5409" w:rsidRDefault="00F8403A" w:rsidP="00A30F06">
            <w:r w:rsidRPr="005E5409">
              <w:rPr>
                <w:sz w:val="18"/>
              </w:rPr>
              <w:t>14</w:t>
            </w:r>
          </w:p>
        </w:tc>
        <w:tc>
          <w:tcPr>
            <w:tcW w:w="1682" w:type="dxa"/>
          </w:tcPr>
          <w:p w14:paraId="73D9DFCF" w14:textId="77777777" w:rsidR="00F8403A" w:rsidRPr="005E5409" w:rsidRDefault="00F8403A" w:rsidP="00A30F06">
            <w:r w:rsidRPr="005E5409">
              <w:rPr>
                <w:sz w:val="18"/>
              </w:rPr>
              <w:t>7</w:t>
            </w:r>
          </w:p>
        </w:tc>
        <w:tc>
          <w:tcPr>
            <w:tcW w:w="1682" w:type="dxa"/>
          </w:tcPr>
          <w:p w14:paraId="086C0EA0" w14:textId="77777777" w:rsidR="00F8403A" w:rsidRPr="005E5409" w:rsidRDefault="00F8403A" w:rsidP="00A30F06">
            <w:r w:rsidRPr="005E5409">
              <w:rPr>
                <w:sz w:val="18"/>
              </w:rPr>
              <w:t>3</w:t>
            </w:r>
          </w:p>
        </w:tc>
        <w:tc>
          <w:tcPr>
            <w:tcW w:w="1682" w:type="dxa"/>
          </w:tcPr>
          <w:p w14:paraId="3479BE82" w14:textId="77777777" w:rsidR="00F8403A" w:rsidRPr="005E5409" w:rsidRDefault="00F8403A" w:rsidP="00A30F06">
            <w:r w:rsidRPr="005E5409">
              <w:rPr>
                <w:sz w:val="18"/>
              </w:rPr>
              <w:t>3</w:t>
            </w:r>
          </w:p>
        </w:tc>
        <w:tc>
          <w:tcPr>
            <w:tcW w:w="1682" w:type="dxa"/>
          </w:tcPr>
          <w:p w14:paraId="3D8E4569" w14:textId="77777777" w:rsidR="00F8403A" w:rsidRPr="005E5409" w:rsidRDefault="00F8403A" w:rsidP="00A30F06">
            <w:r w:rsidRPr="005E5409">
              <w:rPr>
                <w:sz w:val="18"/>
              </w:rPr>
              <w:t>0</w:t>
            </w:r>
          </w:p>
        </w:tc>
      </w:tr>
      <w:tr w:rsidR="00F8403A" w:rsidRPr="005E5409" w14:paraId="7871F68A" w14:textId="77777777" w:rsidTr="00A30F06">
        <w:tc>
          <w:tcPr>
            <w:tcW w:w="1682" w:type="dxa"/>
          </w:tcPr>
          <w:p w14:paraId="0D070FD3" w14:textId="77777777" w:rsidR="00F8403A" w:rsidRPr="005E5409" w:rsidRDefault="00F8403A" w:rsidP="00A30F06">
            <w:r w:rsidRPr="005E5409">
              <w:rPr>
                <w:b/>
                <w:sz w:val="18"/>
              </w:rPr>
              <w:t>Total</w:t>
            </w:r>
          </w:p>
        </w:tc>
        <w:tc>
          <w:tcPr>
            <w:tcW w:w="1682" w:type="dxa"/>
          </w:tcPr>
          <w:p w14:paraId="62F6C055" w14:textId="77777777" w:rsidR="00F8403A" w:rsidRPr="005E5409" w:rsidRDefault="00F8403A" w:rsidP="00A30F06">
            <w:r w:rsidRPr="005E5409">
              <w:rPr>
                <w:b/>
                <w:sz w:val="18"/>
              </w:rPr>
              <w:t>76</w:t>
            </w:r>
          </w:p>
        </w:tc>
        <w:tc>
          <w:tcPr>
            <w:tcW w:w="1682" w:type="dxa"/>
          </w:tcPr>
          <w:p w14:paraId="2F3D5CF0" w14:textId="77777777" w:rsidR="00F8403A" w:rsidRPr="005E5409" w:rsidRDefault="00F8403A" w:rsidP="00A30F06">
            <w:r w:rsidRPr="005E5409">
              <w:rPr>
                <w:b/>
                <w:sz w:val="18"/>
              </w:rPr>
              <w:t>54</w:t>
            </w:r>
          </w:p>
        </w:tc>
        <w:tc>
          <w:tcPr>
            <w:tcW w:w="1682" w:type="dxa"/>
          </w:tcPr>
          <w:p w14:paraId="602337C8" w14:textId="77777777" w:rsidR="00F8403A" w:rsidRPr="005E5409" w:rsidRDefault="00F8403A" w:rsidP="00A30F06">
            <w:r w:rsidRPr="005E5409">
              <w:rPr>
                <w:b/>
                <w:sz w:val="18"/>
              </w:rPr>
              <w:t>8</w:t>
            </w:r>
          </w:p>
        </w:tc>
        <w:tc>
          <w:tcPr>
            <w:tcW w:w="1682" w:type="dxa"/>
          </w:tcPr>
          <w:p w14:paraId="421FD045" w14:textId="77777777" w:rsidR="00F8403A" w:rsidRPr="005E5409" w:rsidRDefault="00F8403A" w:rsidP="00A30F06">
            <w:r w:rsidRPr="005E5409">
              <w:rPr>
                <w:b/>
                <w:sz w:val="18"/>
              </w:rPr>
              <w:t>45</w:t>
            </w:r>
          </w:p>
        </w:tc>
        <w:tc>
          <w:tcPr>
            <w:tcW w:w="1682" w:type="dxa"/>
          </w:tcPr>
          <w:p w14:paraId="5985AE06" w14:textId="77777777" w:rsidR="00F8403A" w:rsidRPr="005E5409" w:rsidRDefault="00F8403A" w:rsidP="00A30F06">
            <w:r w:rsidRPr="005E5409">
              <w:rPr>
                <w:b/>
                <w:sz w:val="18"/>
              </w:rPr>
              <w:t>37</w:t>
            </w:r>
          </w:p>
        </w:tc>
      </w:tr>
    </w:tbl>
    <w:p w14:paraId="470C0E95" w14:textId="2A307410" w:rsidR="00F8403A" w:rsidRPr="005E5409" w:rsidRDefault="00F8403A" w:rsidP="00F8403A">
      <w:pPr>
        <w:spacing w:after="80" w:line="259" w:lineRule="auto"/>
        <w:jc w:val="both"/>
      </w:pPr>
      <w:r w:rsidRPr="005E5409">
        <w:t>Fig. 2 plots execution accuracy for all four configurations from Table I (Baseline, Refreshed-schema, Error-feedback, and MCP-mediated) with Wilson 95% confidence intervals; the arrow marks the Recovery Rate of 0.80 (computed from three of the four, per Section IV.D).</w:t>
      </w:r>
    </w:p>
    <w:p w14:paraId="34984D1C" w14:textId="77777777" w:rsidR="00F8403A" w:rsidRPr="005E5409" w:rsidRDefault="00F8403A" w:rsidP="00F8403A">
      <w:pPr>
        <w:spacing w:before="80" w:after="40"/>
        <w:jc w:val="center"/>
      </w:pPr>
      <w:r w:rsidRPr="005E5409">
        <w:rPr>
          <w:noProof/>
        </w:rPr>
        <w:drawing>
          <wp:inline distT="0" distB="0" distL="0" distR="0" wp14:anchorId="4A1E2016" wp14:editId="00C1D605">
            <wp:extent cx="2926080" cy="2312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_bar.png"/>
                    <pic:cNvPicPr/>
                  </pic:nvPicPr>
                  <pic:blipFill>
                    <a:blip r:embed="rId15"/>
                    <a:stretch>
                      <a:fillRect/>
                    </a:stretch>
                  </pic:blipFill>
                  <pic:spPr>
                    <a:xfrm>
                      <a:off x="0" y="0"/>
                      <a:ext cx="2926080" cy="2312588"/>
                    </a:xfrm>
                    <a:prstGeom prst="rect">
                      <a:avLst/>
                    </a:prstGeom>
                  </pic:spPr>
                </pic:pic>
              </a:graphicData>
            </a:graphic>
          </wp:inline>
        </w:drawing>
      </w:r>
    </w:p>
    <w:p w14:paraId="51D302FD" w14:textId="77777777" w:rsidR="00F8403A" w:rsidRPr="005E5409" w:rsidRDefault="00F8403A" w:rsidP="00F8403A">
      <w:pPr>
        <w:spacing w:after="120"/>
        <w:jc w:val="center"/>
      </w:pPr>
      <w:r w:rsidRPr="005E5409">
        <w:rPr>
          <w:sz w:val="16"/>
        </w:rPr>
        <w:t>Fig. 2.  Execution Accuracy across four configurations.</w:t>
      </w:r>
    </w:p>
    <w:p w14:paraId="037D09AC" w14:textId="77777777" w:rsidR="000077AE" w:rsidRPr="005E5409" w:rsidRDefault="000077AE" w:rsidP="000077AE">
      <w:pPr>
        <w:spacing w:after="80" w:line="259" w:lineRule="auto"/>
        <w:jc w:val="both"/>
      </w:pPr>
      <w:r w:rsidRPr="005E5409">
        <w:t xml:space="preserve">Q05: a value-encoding mismatch the rewriter cannot reach. Q05 asks "How many male singers are there?"; the gold answer is a count over </w:t>
      </w:r>
      <w:proofErr w:type="spellStart"/>
      <w:r w:rsidRPr="005E5409">
        <w:t>Is_male</w:t>
      </w:r>
      <w:proofErr w:type="spellEnd"/>
      <w:r w:rsidRPr="005E5409">
        <w:t xml:space="preserve"> = 'T'. Haiku hedged the </w:t>
      </w:r>
      <w:proofErr w:type="spellStart"/>
      <w:r w:rsidRPr="005E5409">
        <w:t>boolean</w:t>
      </w:r>
      <w:proofErr w:type="spellEnd"/>
      <w:r w:rsidRPr="005E5409">
        <w:t xml:space="preserve"> encoding with a wide OR-list: SELECT </w:t>
      </w:r>
      <w:proofErr w:type="gramStart"/>
      <w:r w:rsidRPr="005E5409">
        <w:t>COUNT(</w:t>
      </w:r>
      <w:proofErr w:type="gramEnd"/>
      <w:r w:rsidRPr="005E5409">
        <w:t xml:space="preserve">*) FROM singer WHERE </w:t>
      </w:r>
      <w:proofErr w:type="spellStart"/>
      <w:r w:rsidRPr="005E5409">
        <w:t>Is_male</w:t>
      </w:r>
      <w:proofErr w:type="spellEnd"/>
      <w:r w:rsidRPr="005E5409">
        <w:t xml:space="preserve"> = 'true' OR </w:t>
      </w:r>
      <w:proofErr w:type="spellStart"/>
      <w:proofErr w:type="gramStart"/>
      <w:r w:rsidRPr="005E5409">
        <w:t>Is</w:t>
      </w:r>
      <w:proofErr w:type="gramEnd"/>
      <w:r w:rsidRPr="005E5409">
        <w:t>_male</w:t>
      </w:r>
      <w:proofErr w:type="spellEnd"/>
      <w:r w:rsidRPr="005E5409">
        <w:t xml:space="preserve"> = 'True' OR </w:t>
      </w:r>
      <w:proofErr w:type="spellStart"/>
      <w:proofErr w:type="gramStart"/>
      <w:r w:rsidRPr="005E5409">
        <w:t>Is</w:t>
      </w:r>
      <w:proofErr w:type="gramEnd"/>
      <w:r w:rsidRPr="005E5409">
        <w:t>_male</w:t>
      </w:r>
      <w:proofErr w:type="spellEnd"/>
      <w:r w:rsidRPr="005E5409">
        <w:t xml:space="preserve"> = 'T' OR </w:t>
      </w:r>
      <w:proofErr w:type="spellStart"/>
      <w:proofErr w:type="gramStart"/>
      <w:r w:rsidRPr="005E5409">
        <w:t>Is</w:t>
      </w:r>
      <w:proofErr w:type="gramEnd"/>
      <w:r w:rsidRPr="005E5409">
        <w:t>_male</w:t>
      </w:r>
      <w:proofErr w:type="spellEnd"/>
      <w:r w:rsidRPr="005E5409">
        <w:t xml:space="preserve"> = '</w:t>
      </w:r>
      <w:proofErr w:type="spellStart"/>
      <w:r w:rsidRPr="005E5409">
        <w:t>yes'</w:t>
      </w:r>
      <w:proofErr w:type="spellEnd"/>
      <w:r w:rsidRPr="005E5409">
        <w:t xml:space="preserve"> OR </w:t>
      </w:r>
      <w:proofErr w:type="spellStart"/>
      <w:proofErr w:type="gramStart"/>
      <w:r w:rsidRPr="005E5409">
        <w:t>Is</w:t>
      </w:r>
      <w:proofErr w:type="gramEnd"/>
      <w:r w:rsidRPr="005E5409">
        <w:t>_male</w:t>
      </w:r>
      <w:proofErr w:type="spellEnd"/>
      <w:r w:rsidRPr="005E5409">
        <w:t xml:space="preserve"> = 'Yes' OR </w:t>
      </w:r>
      <w:proofErr w:type="spellStart"/>
      <w:proofErr w:type="gramStart"/>
      <w:r w:rsidRPr="005E5409">
        <w:t>Is</w:t>
      </w:r>
      <w:proofErr w:type="gramEnd"/>
      <w:r w:rsidRPr="005E5409">
        <w:t>_male</w:t>
      </w:r>
      <w:proofErr w:type="spellEnd"/>
      <w:r w:rsidRPr="005E5409">
        <w:t xml:space="preserve"> = 'Y' OR </w:t>
      </w:r>
      <w:proofErr w:type="spellStart"/>
      <w:proofErr w:type="gramStart"/>
      <w:r w:rsidRPr="005E5409">
        <w:t>Is</w:t>
      </w:r>
      <w:proofErr w:type="gramEnd"/>
      <w:r w:rsidRPr="005E5409">
        <w:t>_male</w:t>
      </w:r>
      <w:proofErr w:type="spellEnd"/>
      <w:r w:rsidRPr="005E5409">
        <w:t xml:space="preserve"> = '1'. This matched gold pre-time only because the data happens to contain 'T'. query/relink renamed singer → artist faithfully and kept every disjunct, so the post-schema query runs without error and returns 0 where gold returns the real count: a silent semantic failure that survives a correct identifier rewrite. The empty-result-on-affirmative-question heuristic flags it (</w:t>
      </w:r>
      <w:proofErr w:type="gramStart"/>
      <w:r w:rsidRPr="005E5409">
        <w:t>COUNT(</w:t>
      </w:r>
      <w:proofErr w:type="gramEnd"/>
      <w:r w:rsidRPr="005E5409">
        <w:t>*) = 0 on a "how many" question), but the re-prompt does not repair the encoding, so detection does not imply recovery for value-level mismatches.</w:t>
      </w:r>
    </w:p>
    <w:p w14:paraId="6CF31B55" w14:textId="77777777" w:rsidR="000077AE" w:rsidRPr="005E5409" w:rsidRDefault="00F8403A" w:rsidP="00F8403A">
      <w:pPr>
        <w:spacing w:after="80" w:line="259" w:lineRule="auto"/>
        <w:jc w:val="both"/>
      </w:pPr>
      <w:r w:rsidRPr="005E5409">
        <w:t xml:space="preserve">The schema/fingerprint Resource correctly identified one schema-change event per operator-perturbed database copy, with zero false positives on unperturbed copies, confirming BLAKE3 hashing reliably separates evolved from unmodified schemas across all five operator classes. For the four AST-tractable operators, query/relink required no internal LLM fallback of its own. </w:t>
      </w:r>
    </w:p>
    <w:p w14:paraId="13F2D210" w14:textId="77777777" w:rsidR="00083CA6" w:rsidRPr="005E5409" w:rsidRDefault="00083CA6" w:rsidP="007149CE">
      <w:pPr>
        <w:spacing w:after="80" w:line="259" w:lineRule="auto"/>
        <w:jc w:val="both"/>
      </w:pPr>
      <w:r w:rsidRPr="005E5409">
        <w:t>We evaluated the silent-failure detector on a labelled set of 60 cases, consisting of 20 faithful cases and 40 silent failures, spanning all five operators on both pilot databases and covering four mutation families: wrong-column substitution, dropped WHERE clause, aggregate swap, and stale merge-equality predicates. Table III reports per-operator precision, recall, and F1 for two backends. v1 is the token-overlap back-translator; v2 is a sentence-embedding cosine check (</w:t>
      </w:r>
      <w:proofErr w:type="spellStart"/>
      <w:r w:rsidRPr="005E5409">
        <w:t>MiniLM</w:t>
      </w:r>
      <w:proofErr w:type="spellEnd"/>
      <w:r w:rsidRPr="005E5409">
        <w:t xml:space="preserve">, local inference, threshold 0.45 from a sweep). The v2 backend reaches precision 1.00 with recall 0.375 and F1 0.545: no false positive on the 20 faithful queries, so no correct rewrite is suppressed, and it beats v1 (precision 0.92, recall 0.30) on both axes. The most important result is that it detects failures accurately where it matters most: 4/4 for stale merge-equality predicates and 3/3 for aggregate swaps. The missed cases were primarily wrong-column substitutions and dropped predicates, where the </w:t>
      </w:r>
      <w:proofErr w:type="gramStart"/>
      <w:r w:rsidRPr="005E5409">
        <w:t>back-translations</w:t>
      </w:r>
      <w:proofErr w:type="gramEnd"/>
      <w:r w:rsidRPr="005E5409">
        <w:t xml:space="preserve"> appeared </w:t>
      </w:r>
      <w:r w:rsidRPr="005E5409">
        <w:lastRenderedPageBreak/>
        <w:t>almost identical in English. Because the meanings were nearly the same, the detector could not reliably differentiate them.</w:t>
      </w:r>
    </w:p>
    <w:p w14:paraId="368C1DEA" w14:textId="77777777" w:rsidR="006C065B" w:rsidRPr="005E5409" w:rsidRDefault="00F8403A" w:rsidP="007149CE">
      <w:pPr>
        <w:spacing w:after="80" w:line="259" w:lineRule="auto"/>
        <w:jc w:val="both"/>
      </w:pPr>
      <w:r w:rsidRPr="005E5409">
        <w:t>On a 2024 commodity laptop the mean MCP middleware overhead (schema/fingerprint diff + query/relink AST rewrite + query/validate execution and back-translation) is 0.22 ± 0.43 s (median 0.00 s, range [0.00, 1.12]) per query, on top of the baseline configuration's 1.13 ± 0.19 s (median 1.06 s, range [0.88, 1.58]) LLM generation that the MCP path reuses as its input. The MCP overhead distribution is right-skewed — the bulk of queries clear the middleware in under 0.05 s, with a tail driven by the ~1 s SQL-to-text back-translation invoked whenever query/validate reaches the silent-failure heuristic. The MCP-mediated end-to-end path is therefore ~1.35 s per query, with a second LLM call incurred only on validation failure</w:t>
      </w:r>
      <w:r w:rsidR="007149CE" w:rsidRPr="005E5409">
        <w:t>, confirming the bounded-cost property posited in Section III: at most one initial generation plus one optional re-prompt per query.</w:t>
      </w:r>
    </w:p>
    <w:p w14:paraId="6940D3C0" w14:textId="386460AA" w:rsidR="007149CE" w:rsidRPr="005E5409" w:rsidRDefault="007149CE" w:rsidP="007149CE">
      <w:pPr>
        <w:spacing w:after="80" w:line="259" w:lineRule="auto"/>
        <w:jc w:val="both"/>
      </w:pPr>
      <w:r w:rsidRPr="005E5409">
        <w:t xml:space="preserve">Per-query API cost was metered across every arm at August 2026 list prices. The single-call arms (stale baseline, diff-in-prompt) average 240–336 input tokens and USD 0.0004–0.0009 per query. The agentic vendor-native loop averages 2507–4838 input tokens and USD 0.0061–0.0072. A complete two-database, five-operator sweep costs under USD 3 per model; the 199-item </w:t>
      </w:r>
      <w:proofErr w:type="spellStart"/>
      <w:r w:rsidRPr="005E5409">
        <w:t>EvoSchema</w:t>
      </w:r>
      <w:proofErr w:type="spellEnd"/>
      <w:r w:rsidRPr="005E5409">
        <w:t xml:space="preserve"> evaluation cost USD 0.72 (Haiku) and USD 1.25 (GPT-4o). All middleware runs CPU-only, including the local </w:t>
      </w:r>
      <w:proofErr w:type="spellStart"/>
      <w:r w:rsidRPr="005E5409">
        <w:t>MiniLM</w:t>
      </w:r>
      <w:proofErr w:type="spellEnd"/>
      <w:r w:rsidRPr="005E5409">
        <w:t xml:space="preserve"> embedding validator. No GPU is required. Combined with Table IX's sub-120 </w:t>
      </w:r>
      <w:proofErr w:type="spellStart"/>
      <w:r w:rsidRPr="005E5409">
        <w:t>ms</w:t>
      </w:r>
      <w:proofErr w:type="spellEnd"/>
      <w:r w:rsidRPr="005E5409">
        <w:t xml:space="preserve"> primitives at 1000 tables, the recovery layer's marginal cost is dominated by the single optional re-prompt.</w:t>
      </w:r>
    </w:p>
    <w:p w14:paraId="77084A8F" w14:textId="77777777" w:rsidR="007149CE" w:rsidRPr="005E5409" w:rsidRDefault="007149CE" w:rsidP="007149CE">
      <w:pPr>
        <w:spacing w:after="40"/>
        <w:jc w:val="center"/>
        <w:rPr>
          <w:bCs/>
        </w:rPr>
      </w:pPr>
      <w:r w:rsidRPr="005E5409">
        <w:rPr>
          <w:bCs/>
          <w:sz w:val="16"/>
        </w:rPr>
        <w:t>TABLE III.   SILENT-FAILURE DETECTION ON THE 60-CASE LABELLED SET (BOTH DATABASES, THRESHOLD 0.45). v2 = SENTENCE-EMBEDDING COSINE BACKEND; FP = 0 FOR EVERY OPERATOR UNDER v2</w:t>
      </w:r>
    </w:p>
    <w:tbl>
      <w:tblPr>
        <w:tblStyle w:val="TableGrid"/>
        <w:tblW w:w="4866" w:type="dxa"/>
        <w:jc w:val="center"/>
        <w:tblLayout w:type="fixed"/>
        <w:tblLook w:val="04A0" w:firstRow="1" w:lastRow="0" w:firstColumn="1" w:lastColumn="0" w:noHBand="0" w:noVBand="1"/>
      </w:tblPr>
      <w:tblGrid>
        <w:gridCol w:w="1390"/>
        <w:gridCol w:w="695"/>
        <w:gridCol w:w="695"/>
        <w:gridCol w:w="695"/>
        <w:gridCol w:w="695"/>
        <w:gridCol w:w="696"/>
      </w:tblGrid>
      <w:tr w:rsidR="007149CE" w:rsidRPr="005E5409" w14:paraId="788BA0B2" w14:textId="77777777" w:rsidTr="00334B06">
        <w:trPr>
          <w:jc w:val="center"/>
        </w:trPr>
        <w:tc>
          <w:tcPr>
            <w:tcW w:w="1390" w:type="dxa"/>
          </w:tcPr>
          <w:p w14:paraId="142139AD" w14:textId="77777777" w:rsidR="007149CE" w:rsidRPr="005E5409" w:rsidRDefault="007149CE" w:rsidP="00334B06">
            <w:r w:rsidRPr="005E5409">
              <w:rPr>
                <w:b/>
                <w:sz w:val="18"/>
              </w:rPr>
              <w:t>Operator</w:t>
            </w:r>
          </w:p>
        </w:tc>
        <w:tc>
          <w:tcPr>
            <w:tcW w:w="695" w:type="dxa"/>
          </w:tcPr>
          <w:p w14:paraId="59AE60B6" w14:textId="77777777" w:rsidR="007149CE" w:rsidRPr="005E5409" w:rsidRDefault="007149CE" w:rsidP="00334B06">
            <w:r w:rsidRPr="005E5409">
              <w:rPr>
                <w:b/>
                <w:sz w:val="18"/>
              </w:rPr>
              <w:t>N</w:t>
            </w:r>
          </w:p>
        </w:tc>
        <w:tc>
          <w:tcPr>
            <w:tcW w:w="695" w:type="dxa"/>
          </w:tcPr>
          <w:p w14:paraId="11C10F2B" w14:textId="77777777" w:rsidR="007149CE" w:rsidRPr="005E5409" w:rsidRDefault="007149CE" w:rsidP="00334B06">
            <w:r w:rsidRPr="005E5409">
              <w:rPr>
                <w:b/>
                <w:sz w:val="18"/>
              </w:rPr>
              <w:t>TP</w:t>
            </w:r>
          </w:p>
        </w:tc>
        <w:tc>
          <w:tcPr>
            <w:tcW w:w="695" w:type="dxa"/>
          </w:tcPr>
          <w:p w14:paraId="366FB16C" w14:textId="77777777" w:rsidR="007149CE" w:rsidRPr="005E5409" w:rsidRDefault="007149CE" w:rsidP="00334B06">
            <w:r w:rsidRPr="005E5409">
              <w:rPr>
                <w:b/>
                <w:sz w:val="18"/>
              </w:rPr>
              <w:t>Prec.</w:t>
            </w:r>
          </w:p>
        </w:tc>
        <w:tc>
          <w:tcPr>
            <w:tcW w:w="695" w:type="dxa"/>
          </w:tcPr>
          <w:p w14:paraId="75F65D0A" w14:textId="77777777" w:rsidR="007149CE" w:rsidRPr="005E5409" w:rsidRDefault="007149CE" w:rsidP="00334B06">
            <w:r w:rsidRPr="005E5409">
              <w:rPr>
                <w:b/>
                <w:sz w:val="18"/>
              </w:rPr>
              <w:t>Rec.</w:t>
            </w:r>
          </w:p>
        </w:tc>
        <w:tc>
          <w:tcPr>
            <w:tcW w:w="696" w:type="dxa"/>
          </w:tcPr>
          <w:p w14:paraId="075C3C8D" w14:textId="77777777" w:rsidR="007149CE" w:rsidRPr="005E5409" w:rsidRDefault="007149CE" w:rsidP="00334B06">
            <w:r w:rsidRPr="005E5409">
              <w:rPr>
                <w:b/>
                <w:sz w:val="18"/>
              </w:rPr>
              <w:t>F1</w:t>
            </w:r>
          </w:p>
        </w:tc>
      </w:tr>
      <w:tr w:rsidR="007149CE" w:rsidRPr="005E5409" w14:paraId="587B9917" w14:textId="77777777" w:rsidTr="00334B06">
        <w:trPr>
          <w:jc w:val="center"/>
        </w:trPr>
        <w:tc>
          <w:tcPr>
            <w:tcW w:w="1390" w:type="dxa"/>
          </w:tcPr>
          <w:p w14:paraId="1FA0C4B4" w14:textId="77777777" w:rsidR="007149CE" w:rsidRPr="005E5409" w:rsidRDefault="007149CE" w:rsidP="00334B06">
            <w:r w:rsidRPr="005E5409">
              <w:rPr>
                <w:sz w:val="18"/>
              </w:rPr>
              <w:t>TABLE_RENAME</w:t>
            </w:r>
          </w:p>
        </w:tc>
        <w:tc>
          <w:tcPr>
            <w:tcW w:w="695" w:type="dxa"/>
          </w:tcPr>
          <w:p w14:paraId="75A6E06A" w14:textId="77777777" w:rsidR="007149CE" w:rsidRPr="005E5409" w:rsidRDefault="007149CE" w:rsidP="00334B06">
            <w:r w:rsidRPr="005E5409">
              <w:rPr>
                <w:sz w:val="18"/>
              </w:rPr>
              <w:t>12</w:t>
            </w:r>
          </w:p>
        </w:tc>
        <w:tc>
          <w:tcPr>
            <w:tcW w:w="695" w:type="dxa"/>
          </w:tcPr>
          <w:p w14:paraId="1DFC3719" w14:textId="77777777" w:rsidR="007149CE" w:rsidRPr="005E5409" w:rsidRDefault="007149CE" w:rsidP="00334B06">
            <w:r w:rsidRPr="005E5409">
              <w:rPr>
                <w:sz w:val="18"/>
              </w:rPr>
              <w:t>3</w:t>
            </w:r>
          </w:p>
        </w:tc>
        <w:tc>
          <w:tcPr>
            <w:tcW w:w="695" w:type="dxa"/>
          </w:tcPr>
          <w:p w14:paraId="6FDA85D5" w14:textId="77777777" w:rsidR="007149CE" w:rsidRPr="005E5409" w:rsidRDefault="007149CE" w:rsidP="00334B06">
            <w:r w:rsidRPr="005E5409">
              <w:rPr>
                <w:sz w:val="18"/>
              </w:rPr>
              <w:t>1.00</w:t>
            </w:r>
          </w:p>
        </w:tc>
        <w:tc>
          <w:tcPr>
            <w:tcW w:w="695" w:type="dxa"/>
          </w:tcPr>
          <w:p w14:paraId="2D4D2EB9" w14:textId="77777777" w:rsidR="007149CE" w:rsidRPr="005E5409" w:rsidRDefault="007149CE" w:rsidP="00334B06">
            <w:r w:rsidRPr="005E5409">
              <w:rPr>
                <w:sz w:val="18"/>
              </w:rPr>
              <w:t>0.375</w:t>
            </w:r>
          </w:p>
        </w:tc>
        <w:tc>
          <w:tcPr>
            <w:tcW w:w="696" w:type="dxa"/>
          </w:tcPr>
          <w:p w14:paraId="050629BB" w14:textId="77777777" w:rsidR="007149CE" w:rsidRPr="005E5409" w:rsidRDefault="007149CE" w:rsidP="00334B06">
            <w:r w:rsidRPr="005E5409">
              <w:rPr>
                <w:sz w:val="18"/>
              </w:rPr>
              <w:t>0.545</w:t>
            </w:r>
          </w:p>
        </w:tc>
      </w:tr>
      <w:tr w:rsidR="007149CE" w:rsidRPr="005E5409" w14:paraId="761D9D7A" w14:textId="77777777" w:rsidTr="00334B06">
        <w:trPr>
          <w:jc w:val="center"/>
        </w:trPr>
        <w:tc>
          <w:tcPr>
            <w:tcW w:w="1390" w:type="dxa"/>
          </w:tcPr>
          <w:p w14:paraId="18ACDD00" w14:textId="77777777" w:rsidR="007149CE" w:rsidRPr="005E5409" w:rsidRDefault="007149CE" w:rsidP="00334B06">
            <w:r w:rsidRPr="005E5409">
              <w:rPr>
                <w:sz w:val="18"/>
              </w:rPr>
              <w:t>TABLE_SPLIT</w:t>
            </w:r>
          </w:p>
        </w:tc>
        <w:tc>
          <w:tcPr>
            <w:tcW w:w="695" w:type="dxa"/>
          </w:tcPr>
          <w:p w14:paraId="3AA71414" w14:textId="77777777" w:rsidR="007149CE" w:rsidRPr="005E5409" w:rsidRDefault="007149CE" w:rsidP="00334B06">
            <w:r w:rsidRPr="005E5409">
              <w:rPr>
                <w:sz w:val="18"/>
              </w:rPr>
              <w:t>12</w:t>
            </w:r>
          </w:p>
        </w:tc>
        <w:tc>
          <w:tcPr>
            <w:tcW w:w="695" w:type="dxa"/>
          </w:tcPr>
          <w:p w14:paraId="36BA1D41" w14:textId="77777777" w:rsidR="007149CE" w:rsidRPr="005E5409" w:rsidRDefault="007149CE" w:rsidP="00334B06">
            <w:r w:rsidRPr="005E5409">
              <w:rPr>
                <w:sz w:val="18"/>
              </w:rPr>
              <w:t>3</w:t>
            </w:r>
          </w:p>
        </w:tc>
        <w:tc>
          <w:tcPr>
            <w:tcW w:w="695" w:type="dxa"/>
          </w:tcPr>
          <w:p w14:paraId="1D012639" w14:textId="77777777" w:rsidR="007149CE" w:rsidRPr="005E5409" w:rsidRDefault="007149CE" w:rsidP="00334B06">
            <w:r w:rsidRPr="005E5409">
              <w:rPr>
                <w:sz w:val="18"/>
              </w:rPr>
              <w:t>1.00</w:t>
            </w:r>
          </w:p>
        </w:tc>
        <w:tc>
          <w:tcPr>
            <w:tcW w:w="695" w:type="dxa"/>
          </w:tcPr>
          <w:p w14:paraId="502429DB" w14:textId="77777777" w:rsidR="007149CE" w:rsidRPr="005E5409" w:rsidRDefault="007149CE" w:rsidP="00334B06">
            <w:r w:rsidRPr="005E5409">
              <w:rPr>
                <w:sz w:val="18"/>
              </w:rPr>
              <w:t>0.375</w:t>
            </w:r>
          </w:p>
        </w:tc>
        <w:tc>
          <w:tcPr>
            <w:tcW w:w="696" w:type="dxa"/>
          </w:tcPr>
          <w:p w14:paraId="16668589" w14:textId="77777777" w:rsidR="007149CE" w:rsidRPr="005E5409" w:rsidRDefault="007149CE" w:rsidP="00334B06">
            <w:r w:rsidRPr="005E5409">
              <w:rPr>
                <w:sz w:val="18"/>
              </w:rPr>
              <w:t>0.545</w:t>
            </w:r>
          </w:p>
        </w:tc>
      </w:tr>
      <w:tr w:rsidR="007149CE" w:rsidRPr="005E5409" w14:paraId="4F397BE3" w14:textId="77777777" w:rsidTr="00334B06">
        <w:trPr>
          <w:jc w:val="center"/>
        </w:trPr>
        <w:tc>
          <w:tcPr>
            <w:tcW w:w="1390" w:type="dxa"/>
          </w:tcPr>
          <w:p w14:paraId="692F40D0" w14:textId="77777777" w:rsidR="007149CE" w:rsidRPr="005E5409" w:rsidRDefault="007149CE" w:rsidP="00334B06">
            <w:r w:rsidRPr="005E5409">
              <w:rPr>
                <w:sz w:val="18"/>
              </w:rPr>
              <w:t>TABLE_MERGE</w:t>
            </w:r>
          </w:p>
        </w:tc>
        <w:tc>
          <w:tcPr>
            <w:tcW w:w="695" w:type="dxa"/>
          </w:tcPr>
          <w:p w14:paraId="54D65031" w14:textId="77777777" w:rsidR="007149CE" w:rsidRPr="005E5409" w:rsidRDefault="007149CE" w:rsidP="00334B06">
            <w:r w:rsidRPr="005E5409">
              <w:rPr>
                <w:sz w:val="18"/>
              </w:rPr>
              <w:t>12</w:t>
            </w:r>
          </w:p>
        </w:tc>
        <w:tc>
          <w:tcPr>
            <w:tcW w:w="695" w:type="dxa"/>
          </w:tcPr>
          <w:p w14:paraId="3CCF3F78" w14:textId="77777777" w:rsidR="007149CE" w:rsidRPr="005E5409" w:rsidRDefault="007149CE" w:rsidP="00334B06">
            <w:r w:rsidRPr="005E5409">
              <w:rPr>
                <w:sz w:val="18"/>
              </w:rPr>
              <w:t>0</w:t>
            </w:r>
          </w:p>
        </w:tc>
        <w:tc>
          <w:tcPr>
            <w:tcW w:w="695" w:type="dxa"/>
          </w:tcPr>
          <w:p w14:paraId="75C2A5FF" w14:textId="77777777" w:rsidR="007149CE" w:rsidRPr="005E5409" w:rsidRDefault="007149CE" w:rsidP="00334B06">
            <w:r w:rsidRPr="005E5409">
              <w:rPr>
                <w:sz w:val="18"/>
              </w:rPr>
              <w:t>—</w:t>
            </w:r>
          </w:p>
        </w:tc>
        <w:tc>
          <w:tcPr>
            <w:tcW w:w="695" w:type="dxa"/>
          </w:tcPr>
          <w:p w14:paraId="47672BCF" w14:textId="77777777" w:rsidR="007149CE" w:rsidRPr="005E5409" w:rsidRDefault="007149CE" w:rsidP="00334B06">
            <w:r w:rsidRPr="005E5409">
              <w:rPr>
                <w:sz w:val="18"/>
              </w:rPr>
              <w:t>0.000</w:t>
            </w:r>
          </w:p>
        </w:tc>
        <w:tc>
          <w:tcPr>
            <w:tcW w:w="696" w:type="dxa"/>
          </w:tcPr>
          <w:p w14:paraId="5C088DEC" w14:textId="77777777" w:rsidR="007149CE" w:rsidRPr="005E5409" w:rsidRDefault="007149CE" w:rsidP="00334B06">
            <w:r w:rsidRPr="005E5409">
              <w:rPr>
                <w:sz w:val="18"/>
              </w:rPr>
              <w:t>0.000</w:t>
            </w:r>
          </w:p>
        </w:tc>
      </w:tr>
      <w:tr w:rsidR="007149CE" w:rsidRPr="005E5409" w14:paraId="2E25A5CD" w14:textId="77777777" w:rsidTr="00334B06">
        <w:trPr>
          <w:jc w:val="center"/>
        </w:trPr>
        <w:tc>
          <w:tcPr>
            <w:tcW w:w="1390" w:type="dxa"/>
          </w:tcPr>
          <w:p w14:paraId="6B52958B" w14:textId="77777777" w:rsidR="007149CE" w:rsidRPr="005E5409" w:rsidRDefault="007149CE" w:rsidP="00334B06">
            <w:r w:rsidRPr="005E5409">
              <w:rPr>
                <w:sz w:val="18"/>
              </w:rPr>
              <w:t>COLUMN_RENAME</w:t>
            </w:r>
          </w:p>
        </w:tc>
        <w:tc>
          <w:tcPr>
            <w:tcW w:w="695" w:type="dxa"/>
          </w:tcPr>
          <w:p w14:paraId="5A3FECC8" w14:textId="77777777" w:rsidR="007149CE" w:rsidRPr="005E5409" w:rsidRDefault="007149CE" w:rsidP="00334B06">
            <w:r w:rsidRPr="005E5409">
              <w:rPr>
                <w:sz w:val="18"/>
              </w:rPr>
              <w:t>12</w:t>
            </w:r>
          </w:p>
        </w:tc>
        <w:tc>
          <w:tcPr>
            <w:tcW w:w="695" w:type="dxa"/>
          </w:tcPr>
          <w:p w14:paraId="616B9516" w14:textId="77777777" w:rsidR="007149CE" w:rsidRPr="005E5409" w:rsidRDefault="007149CE" w:rsidP="00334B06">
            <w:r w:rsidRPr="005E5409">
              <w:rPr>
                <w:sz w:val="18"/>
              </w:rPr>
              <w:t>4</w:t>
            </w:r>
          </w:p>
        </w:tc>
        <w:tc>
          <w:tcPr>
            <w:tcW w:w="695" w:type="dxa"/>
          </w:tcPr>
          <w:p w14:paraId="7743646D" w14:textId="77777777" w:rsidR="007149CE" w:rsidRPr="005E5409" w:rsidRDefault="007149CE" w:rsidP="00334B06">
            <w:r w:rsidRPr="005E5409">
              <w:rPr>
                <w:sz w:val="18"/>
              </w:rPr>
              <w:t>1.00</w:t>
            </w:r>
          </w:p>
        </w:tc>
        <w:tc>
          <w:tcPr>
            <w:tcW w:w="695" w:type="dxa"/>
          </w:tcPr>
          <w:p w14:paraId="6F7097F7" w14:textId="77777777" w:rsidR="007149CE" w:rsidRPr="005E5409" w:rsidRDefault="007149CE" w:rsidP="00334B06">
            <w:r w:rsidRPr="005E5409">
              <w:rPr>
                <w:sz w:val="18"/>
              </w:rPr>
              <w:t>0.500</w:t>
            </w:r>
          </w:p>
        </w:tc>
        <w:tc>
          <w:tcPr>
            <w:tcW w:w="696" w:type="dxa"/>
          </w:tcPr>
          <w:p w14:paraId="4D82CE00" w14:textId="77777777" w:rsidR="007149CE" w:rsidRPr="005E5409" w:rsidRDefault="007149CE" w:rsidP="00334B06">
            <w:r w:rsidRPr="005E5409">
              <w:rPr>
                <w:sz w:val="18"/>
              </w:rPr>
              <w:t>0.667</w:t>
            </w:r>
          </w:p>
        </w:tc>
      </w:tr>
      <w:tr w:rsidR="007149CE" w:rsidRPr="005E5409" w14:paraId="5B3746B7" w14:textId="77777777" w:rsidTr="00334B06">
        <w:trPr>
          <w:jc w:val="center"/>
        </w:trPr>
        <w:tc>
          <w:tcPr>
            <w:tcW w:w="1390" w:type="dxa"/>
          </w:tcPr>
          <w:p w14:paraId="75566E1B" w14:textId="77777777" w:rsidR="007149CE" w:rsidRPr="005E5409" w:rsidRDefault="007149CE" w:rsidP="00334B06">
            <w:r w:rsidRPr="005E5409">
              <w:rPr>
                <w:sz w:val="18"/>
              </w:rPr>
              <w:t>COLUMN_MERGE</w:t>
            </w:r>
          </w:p>
        </w:tc>
        <w:tc>
          <w:tcPr>
            <w:tcW w:w="695" w:type="dxa"/>
          </w:tcPr>
          <w:p w14:paraId="0FCAEA56" w14:textId="77777777" w:rsidR="007149CE" w:rsidRPr="005E5409" w:rsidRDefault="007149CE" w:rsidP="00334B06">
            <w:r w:rsidRPr="005E5409">
              <w:rPr>
                <w:sz w:val="18"/>
              </w:rPr>
              <w:t>12</w:t>
            </w:r>
          </w:p>
        </w:tc>
        <w:tc>
          <w:tcPr>
            <w:tcW w:w="695" w:type="dxa"/>
          </w:tcPr>
          <w:p w14:paraId="768CA7B3" w14:textId="77777777" w:rsidR="007149CE" w:rsidRPr="005E5409" w:rsidRDefault="007149CE" w:rsidP="00334B06">
            <w:r w:rsidRPr="005E5409">
              <w:rPr>
                <w:sz w:val="18"/>
              </w:rPr>
              <w:t>5</w:t>
            </w:r>
          </w:p>
        </w:tc>
        <w:tc>
          <w:tcPr>
            <w:tcW w:w="695" w:type="dxa"/>
          </w:tcPr>
          <w:p w14:paraId="0D0A82A7" w14:textId="77777777" w:rsidR="007149CE" w:rsidRPr="005E5409" w:rsidRDefault="007149CE" w:rsidP="00334B06">
            <w:r w:rsidRPr="005E5409">
              <w:rPr>
                <w:sz w:val="18"/>
              </w:rPr>
              <w:t>1.00</w:t>
            </w:r>
          </w:p>
        </w:tc>
        <w:tc>
          <w:tcPr>
            <w:tcW w:w="695" w:type="dxa"/>
          </w:tcPr>
          <w:p w14:paraId="67430779" w14:textId="77777777" w:rsidR="007149CE" w:rsidRPr="005E5409" w:rsidRDefault="007149CE" w:rsidP="00334B06">
            <w:r w:rsidRPr="005E5409">
              <w:rPr>
                <w:sz w:val="18"/>
              </w:rPr>
              <w:t>0.625</w:t>
            </w:r>
          </w:p>
        </w:tc>
        <w:tc>
          <w:tcPr>
            <w:tcW w:w="696" w:type="dxa"/>
          </w:tcPr>
          <w:p w14:paraId="11829FC0" w14:textId="77777777" w:rsidR="007149CE" w:rsidRPr="005E5409" w:rsidRDefault="007149CE" w:rsidP="00334B06">
            <w:r w:rsidRPr="005E5409">
              <w:rPr>
                <w:sz w:val="18"/>
              </w:rPr>
              <w:t>0.769</w:t>
            </w:r>
          </w:p>
        </w:tc>
      </w:tr>
      <w:tr w:rsidR="007149CE" w:rsidRPr="005E5409" w14:paraId="5B416CC4" w14:textId="77777777" w:rsidTr="00334B06">
        <w:trPr>
          <w:jc w:val="center"/>
        </w:trPr>
        <w:tc>
          <w:tcPr>
            <w:tcW w:w="1390" w:type="dxa"/>
          </w:tcPr>
          <w:p w14:paraId="72A0BCA2" w14:textId="77777777" w:rsidR="007149CE" w:rsidRPr="005E5409" w:rsidRDefault="007149CE" w:rsidP="00334B06">
            <w:r w:rsidRPr="005E5409">
              <w:rPr>
                <w:sz w:val="18"/>
              </w:rPr>
              <w:t>Pooled (v2)</w:t>
            </w:r>
          </w:p>
        </w:tc>
        <w:tc>
          <w:tcPr>
            <w:tcW w:w="695" w:type="dxa"/>
          </w:tcPr>
          <w:p w14:paraId="1B71911C" w14:textId="77777777" w:rsidR="007149CE" w:rsidRPr="005E5409" w:rsidRDefault="007149CE" w:rsidP="00334B06">
            <w:r w:rsidRPr="005E5409">
              <w:rPr>
                <w:sz w:val="18"/>
              </w:rPr>
              <w:t>60</w:t>
            </w:r>
          </w:p>
        </w:tc>
        <w:tc>
          <w:tcPr>
            <w:tcW w:w="695" w:type="dxa"/>
          </w:tcPr>
          <w:p w14:paraId="6ED89531" w14:textId="77777777" w:rsidR="007149CE" w:rsidRPr="005E5409" w:rsidRDefault="007149CE" w:rsidP="00334B06">
            <w:r w:rsidRPr="005E5409">
              <w:rPr>
                <w:sz w:val="18"/>
              </w:rPr>
              <w:t>15</w:t>
            </w:r>
          </w:p>
        </w:tc>
        <w:tc>
          <w:tcPr>
            <w:tcW w:w="695" w:type="dxa"/>
          </w:tcPr>
          <w:p w14:paraId="05E07795" w14:textId="77777777" w:rsidR="007149CE" w:rsidRPr="005E5409" w:rsidRDefault="007149CE" w:rsidP="00334B06">
            <w:r w:rsidRPr="005E5409">
              <w:rPr>
                <w:sz w:val="18"/>
              </w:rPr>
              <w:t>1.00</w:t>
            </w:r>
          </w:p>
        </w:tc>
        <w:tc>
          <w:tcPr>
            <w:tcW w:w="695" w:type="dxa"/>
          </w:tcPr>
          <w:p w14:paraId="0F584F7F" w14:textId="77777777" w:rsidR="007149CE" w:rsidRPr="005E5409" w:rsidRDefault="007149CE" w:rsidP="00334B06">
            <w:r w:rsidRPr="005E5409">
              <w:rPr>
                <w:sz w:val="18"/>
              </w:rPr>
              <w:t>0.375</w:t>
            </w:r>
          </w:p>
        </w:tc>
        <w:tc>
          <w:tcPr>
            <w:tcW w:w="696" w:type="dxa"/>
          </w:tcPr>
          <w:p w14:paraId="49EE6FBC" w14:textId="77777777" w:rsidR="007149CE" w:rsidRPr="005E5409" w:rsidRDefault="007149CE" w:rsidP="00334B06">
            <w:r w:rsidRPr="005E5409">
              <w:rPr>
                <w:sz w:val="18"/>
              </w:rPr>
              <w:t>0.545</w:t>
            </w:r>
          </w:p>
        </w:tc>
      </w:tr>
      <w:tr w:rsidR="007149CE" w:rsidRPr="005E5409" w14:paraId="05FA1B81" w14:textId="77777777" w:rsidTr="00334B06">
        <w:trPr>
          <w:jc w:val="center"/>
        </w:trPr>
        <w:tc>
          <w:tcPr>
            <w:tcW w:w="1390" w:type="dxa"/>
          </w:tcPr>
          <w:p w14:paraId="77F68380" w14:textId="77777777" w:rsidR="007149CE" w:rsidRPr="005E5409" w:rsidRDefault="007149CE" w:rsidP="00334B06">
            <w:r w:rsidRPr="005E5409">
              <w:rPr>
                <w:b/>
                <w:sz w:val="18"/>
              </w:rPr>
              <w:t>Pooled (v1)</w:t>
            </w:r>
          </w:p>
        </w:tc>
        <w:tc>
          <w:tcPr>
            <w:tcW w:w="695" w:type="dxa"/>
          </w:tcPr>
          <w:p w14:paraId="471FBFB5" w14:textId="77777777" w:rsidR="007149CE" w:rsidRPr="005E5409" w:rsidRDefault="007149CE" w:rsidP="00334B06">
            <w:r w:rsidRPr="005E5409">
              <w:rPr>
                <w:b/>
                <w:sz w:val="18"/>
              </w:rPr>
              <w:t>60</w:t>
            </w:r>
          </w:p>
        </w:tc>
        <w:tc>
          <w:tcPr>
            <w:tcW w:w="695" w:type="dxa"/>
          </w:tcPr>
          <w:p w14:paraId="280A667C" w14:textId="77777777" w:rsidR="007149CE" w:rsidRPr="005E5409" w:rsidRDefault="007149CE" w:rsidP="00334B06">
            <w:r w:rsidRPr="005E5409">
              <w:rPr>
                <w:b/>
                <w:sz w:val="18"/>
              </w:rPr>
              <w:t>12</w:t>
            </w:r>
          </w:p>
        </w:tc>
        <w:tc>
          <w:tcPr>
            <w:tcW w:w="695" w:type="dxa"/>
          </w:tcPr>
          <w:p w14:paraId="320A73D2" w14:textId="77777777" w:rsidR="007149CE" w:rsidRPr="005E5409" w:rsidRDefault="007149CE" w:rsidP="00334B06">
            <w:r w:rsidRPr="005E5409">
              <w:rPr>
                <w:b/>
                <w:sz w:val="18"/>
              </w:rPr>
              <w:t>0.92</w:t>
            </w:r>
          </w:p>
        </w:tc>
        <w:tc>
          <w:tcPr>
            <w:tcW w:w="695" w:type="dxa"/>
          </w:tcPr>
          <w:p w14:paraId="560A11C9" w14:textId="77777777" w:rsidR="007149CE" w:rsidRPr="005E5409" w:rsidRDefault="007149CE" w:rsidP="00334B06">
            <w:r w:rsidRPr="005E5409">
              <w:rPr>
                <w:b/>
                <w:sz w:val="18"/>
              </w:rPr>
              <w:t>0.300</w:t>
            </w:r>
          </w:p>
        </w:tc>
        <w:tc>
          <w:tcPr>
            <w:tcW w:w="696" w:type="dxa"/>
          </w:tcPr>
          <w:p w14:paraId="5B592555" w14:textId="77777777" w:rsidR="007149CE" w:rsidRPr="005E5409" w:rsidRDefault="007149CE" w:rsidP="00334B06">
            <w:r w:rsidRPr="005E5409">
              <w:rPr>
                <w:b/>
                <w:sz w:val="18"/>
              </w:rPr>
              <w:t>0.453</w:t>
            </w:r>
          </w:p>
        </w:tc>
      </w:tr>
    </w:tbl>
    <w:p w14:paraId="37A3372F" w14:textId="77777777" w:rsidR="00F8403A" w:rsidRPr="005E5409" w:rsidRDefault="00F8403A" w:rsidP="00F8403A">
      <w:pPr>
        <w:spacing w:before="160" w:after="60"/>
        <w:rPr>
          <w:bCs/>
          <w:i/>
          <w:iCs/>
        </w:rPr>
      </w:pPr>
      <w:r w:rsidRPr="005E5409">
        <w:rPr>
          <w:bCs/>
          <w:i/>
          <w:iCs/>
        </w:rPr>
        <w:t>A. Error Analysis of the Stale-Schema Baseline</w:t>
      </w:r>
    </w:p>
    <w:p w14:paraId="0B88E430" w14:textId="4901E62B" w:rsidR="00F8403A" w:rsidRPr="005E5409" w:rsidRDefault="00093275" w:rsidP="00F8403A">
      <w:pPr>
        <w:spacing w:after="80" w:line="259" w:lineRule="auto"/>
        <w:jc w:val="both"/>
      </w:pPr>
      <w:r w:rsidRPr="005E5409">
        <w:t xml:space="preserve">Table IV </w:t>
      </w:r>
      <w:r w:rsidR="00F8403A" w:rsidRPr="005E5409">
        <w:t xml:space="preserve">breaks the stale-schema baseline outcomes down by error category for each operator. Each query is assigned one of four verdicts: correct (matches the gold result set), </w:t>
      </w:r>
      <w:proofErr w:type="spellStart"/>
      <w:r w:rsidR="00F8403A" w:rsidRPr="005E5409">
        <w:t>execution_error</w:t>
      </w:r>
      <w:proofErr w:type="spellEnd"/>
      <w:r w:rsidR="00F8403A" w:rsidRPr="005E5409">
        <w:t xml:space="preserve"> (the SQL fails to run against the evolved schema), </w:t>
      </w:r>
      <w:proofErr w:type="spellStart"/>
      <w:r w:rsidR="00F8403A" w:rsidRPr="005E5409">
        <w:t>silent_failure</w:t>
      </w:r>
      <w:proofErr w:type="spellEnd"/>
      <w:r w:rsidR="00F8403A" w:rsidRPr="005E5409">
        <w:t xml:space="preserve"> (the SQL runs but returns a wrong, non-empty result that a naive check would accept), and </w:t>
      </w:r>
      <w:proofErr w:type="spellStart"/>
      <w:r w:rsidR="00F8403A" w:rsidRPr="005E5409">
        <w:t>wrong_result</w:t>
      </w:r>
      <w:proofErr w:type="spellEnd"/>
      <w:r w:rsidR="00F8403A" w:rsidRPr="005E5409">
        <w:t xml:space="preserve"> (the SQL runs and returns a result that fails the gold-equality check). Execution errors dominate every operator: 63 of the 76 baseline queries (83%) fail outright because the stale SQL references renamed or restructured objects that no longer exist. The five </w:t>
      </w:r>
      <w:proofErr w:type="spellStart"/>
      <w:r w:rsidR="00F8403A" w:rsidRPr="005E5409">
        <w:t>wrong_result</w:t>
      </w:r>
      <w:proofErr w:type="spellEnd"/>
      <w:r w:rsidR="00F8403A" w:rsidRPr="005E5409">
        <w:t xml:space="preserve"> cases </w:t>
      </w:r>
      <w:r w:rsidR="00F8403A" w:rsidRPr="005E5409">
        <w:t>concentrate on the merge and rename operators, where a stale identifier occasionally resolves against a surviving object and yields a runnable but incorrect query. No baseline query produced an undetected silent failure on this database, which keeps the diff-and-relink pathway — rather than silent-failure detection — as the dominant source of recovery in this pilot.</w:t>
      </w:r>
    </w:p>
    <w:p w14:paraId="1DA6BE4F" w14:textId="7F2998E6" w:rsidR="00F8403A" w:rsidRPr="005E5409" w:rsidRDefault="00093275" w:rsidP="00F8403A">
      <w:pPr>
        <w:spacing w:after="40"/>
        <w:jc w:val="center"/>
        <w:rPr>
          <w:bCs/>
        </w:rPr>
      </w:pPr>
      <w:r w:rsidRPr="005E5409">
        <w:rPr>
          <w:bCs/>
          <w:sz w:val="16"/>
        </w:rPr>
        <w:t>TABLE IV.</w:t>
      </w:r>
      <w:r w:rsidRPr="005E5409">
        <w:rPr>
          <w:b/>
          <w:sz w:val="16"/>
        </w:rPr>
        <w:t xml:space="preserve">   </w:t>
      </w:r>
      <w:r w:rsidR="00F8403A" w:rsidRPr="005E5409">
        <w:rPr>
          <w:bCs/>
          <w:sz w:val="16"/>
        </w:rPr>
        <w:t>STALE-SCHEMA BASELINE OUTCOMES BY ERROR CATEGORY (CONCERT_SINGER, HAIKU 4.5)</w:t>
      </w:r>
    </w:p>
    <w:tbl>
      <w:tblPr>
        <w:tblStyle w:val="TableGrid"/>
        <w:tblW w:w="0" w:type="auto"/>
        <w:jc w:val="center"/>
        <w:tblLook w:val="04A0" w:firstRow="1" w:lastRow="0" w:firstColumn="1" w:lastColumn="0" w:noHBand="0" w:noVBand="1"/>
      </w:tblPr>
      <w:tblGrid>
        <w:gridCol w:w="1848"/>
        <w:gridCol w:w="484"/>
        <w:gridCol w:w="606"/>
        <w:gridCol w:w="597"/>
        <w:gridCol w:w="620"/>
        <w:gridCol w:w="711"/>
      </w:tblGrid>
      <w:tr w:rsidR="00F8403A" w:rsidRPr="005E5409" w14:paraId="355C9AF5" w14:textId="77777777" w:rsidTr="00F8354E">
        <w:trPr>
          <w:jc w:val="center"/>
        </w:trPr>
        <w:tc>
          <w:tcPr>
            <w:tcW w:w="1525" w:type="dxa"/>
          </w:tcPr>
          <w:p w14:paraId="20DFB15F" w14:textId="77777777" w:rsidR="00F8403A" w:rsidRPr="005E5409" w:rsidRDefault="00F8403A" w:rsidP="00A30F06">
            <w:pPr>
              <w:rPr>
                <w:sz w:val="16"/>
                <w:szCs w:val="16"/>
              </w:rPr>
            </w:pPr>
            <w:r w:rsidRPr="005E5409">
              <w:rPr>
                <w:b/>
                <w:sz w:val="16"/>
                <w:szCs w:val="16"/>
              </w:rPr>
              <w:t>Operator</w:t>
            </w:r>
          </w:p>
        </w:tc>
        <w:tc>
          <w:tcPr>
            <w:tcW w:w="687" w:type="dxa"/>
          </w:tcPr>
          <w:p w14:paraId="40A446BA" w14:textId="77777777" w:rsidR="00F8403A" w:rsidRPr="005E5409" w:rsidRDefault="00F8403A" w:rsidP="00A30F06">
            <w:pPr>
              <w:rPr>
                <w:sz w:val="16"/>
                <w:szCs w:val="16"/>
              </w:rPr>
            </w:pPr>
            <w:r w:rsidRPr="005E5409">
              <w:rPr>
                <w:b/>
                <w:sz w:val="16"/>
                <w:szCs w:val="16"/>
              </w:rPr>
              <w:t>N</w:t>
            </w:r>
          </w:p>
        </w:tc>
        <w:tc>
          <w:tcPr>
            <w:tcW w:w="634" w:type="dxa"/>
          </w:tcPr>
          <w:p w14:paraId="793A36C4" w14:textId="77777777" w:rsidR="00F8403A" w:rsidRPr="005E5409" w:rsidRDefault="00F8403A" w:rsidP="00A30F06">
            <w:pPr>
              <w:rPr>
                <w:sz w:val="16"/>
                <w:szCs w:val="16"/>
              </w:rPr>
            </w:pPr>
            <w:r w:rsidRPr="005E5409">
              <w:rPr>
                <w:b/>
                <w:sz w:val="16"/>
                <w:szCs w:val="16"/>
              </w:rPr>
              <w:t>Corr.</w:t>
            </w:r>
          </w:p>
        </w:tc>
        <w:tc>
          <w:tcPr>
            <w:tcW w:w="624" w:type="dxa"/>
          </w:tcPr>
          <w:p w14:paraId="4953FE4E" w14:textId="77777777" w:rsidR="00F8403A" w:rsidRPr="005E5409" w:rsidRDefault="00F8403A" w:rsidP="00A30F06">
            <w:pPr>
              <w:rPr>
                <w:sz w:val="16"/>
                <w:szCs w:val="16"/>
              </w:rPr>
            </w:pPr>
            <w:r w:rsidRPr="005E5409">
              <w:rPr>
                <w:b/>
                <w:sz w:val="16"/>
                <w:szCs w:val="16"/>
              </w:rPr>
              <w:t>Exec.</w:t>
            </w:r>
          </w:p>
        </w:tc>
        <w:tc>
          <w:tcPr>
            <w:tcW w:w="649" w:type="dxa"/>
          </w:tcPr>
          <w:p w14:paraId="364FCEFA" w14:textId="77777777" w:rsidR="00F8403A" w:rsidRPr="005E5409" w:rsidRDefault="00F8403A" w:rsidP="00A30F06">
            <w:pPr>
              <w:rPr>
                <w:sz w:val="16"/>
                <w:szCs w:val="16"/>
              </w:rPr>
            </w:pPr>
            <w:r w:rsidRPr="005E5409">
              <w:rPr>
                <w:b/>
                <w:sz w:val="16"/>
                <w:szCs w:val="16"/>
              </w:rPr>
              <w:t>Silent</w:t>
            </w:r>
          </w:p>
        </w:tc>
        <w:tc>
          <w:tcPr>
            <w:tcW w:w="747" w:type="dxa"/>
          </w:tcPr>
          <w:p w14:paraId="2EC42217" w14:textId="77777777" w:rsidR="00F8403A" w:rsidRPr="005E5409" w:rsidRDefault="00F8403A" w:rsidP="00A30F06">
            <w:pPr>
              <w:rPr>
                <w:sz w:val="16"/>
                <w:szCs w:val="16"/>
              </w:rPr>
            </w:pPr>
            <w:r w:rsidRPr="005E5409">
              <w:rPr>
                <w:b/>
                <w:sz w:val="16"/>
                <w:szCs w:val="16"/>
              </w:rPr>
              <w:t>Wrong</w:t>
            </w:r>
          </w:p>
        </w:tc>
      </w:tr>
      <w:tr w:rsidR="00F8403A" w:rsidRPr="005E5409" w14:paraId="783C8B72" w14:textId="77777777" w:rsidTr="00F8354E">
        <w:trPr>
          <w:jc w:val="center"/>
        </w:trPr>
        <w:tc>
          <w:tcPr>
            <w:tcW w:w="1525" w:type="dxa"/>
          </w:tcPr>
          <w:p w14:paraId="3CB1713C" w14:textId="77777777" w:rsidR="00F8403A" w:rsidRPr="005E5409" w:rsidRDefault="00F8403A" w:rsidP="00A30F06">
            <w:pPr>
              <w:rPr>
                <w:sz w:val="18"/>
                <w:szCs w:val="18"/>
              </w:rPr>
            </w:pPr>
            <w:r w:rsidRPr="005E5409">
              <w:rPr>
                <w:sz w:val="18"/>
                <w:szCs w:val="18"/>
              </w:rPr>
              <w:t>TABLE_RENAME</w:t>
            </w:r>
          </w:p>
        </w:tc>
        <w:tc>
          <w:tcPr>
            <w:tcW w:w="687" w:type="dxa"/>
          </w:tcPr>
          <w:p w14:paraId="7E51E887" w14:textId="77777777" w:rsidR="00F8403A" w:rsidRPr="005E5409" w:rsidRDefault="00F8403A" w:rsidP="00A30F06">
            <w:pPr>
              <w:rPr>
                <w:sz w:val="18"/>
                <w:szCs w:val="18"/>
              </w:rPr>
            </w:pPr>
            <w:r w:rsidRPr="005E5409">
              <w:rPr>
                <w:sz w:val="18"/>
                <w:szCs w:val="18"/>
              </w:rPr>
              <w:t>16</w:t>
            </w:r>
          </w:p>
        </w:tc>
        <w:tc>
          <w:tcPr>
            <w:tcW w:w="634" w:type="dxa"/>
          </w:tcPr>
          <w:p w14:paraId="27528C2A" w14:textId="77777777" w:rsidR="00F8403A" w:rsidRPr="005E5409" w:rsidRDefault="00F8403A" w:rsidP="00A30F06">
            <w:pPr>
              <w:rPr>
                <w:sz w:val="18"/>
                <w:szCs w:val="18"/>
              </w:rPr>
            </w:pPr>
            <w:r w:rsidRPr="005E5409">
              <w:rPr>
                <w:sz w:val="18"/>
                <w:szCs w:val="18"/>
              </w:rPr>
              <w:t>1</w:t>
            </w:r>
          </w:p>
        </w:tc>
        <w:tc>
          <w:tcPr>
            <w:tcW w:w="624" w:type="dxa"/>
          </w:tcPr>
          <w:p w14:paraId="24D7EA52" w14:textId="77777777" w:rsidR="00F8403A" w:rsidRPr="005E5409" w:rsidRDefault="00F8403A" w:rsidP="00A30F06">
            <w:pPr>
              <w:rPr>
                <w:sz w:val="18"/>
                <w:szCs w:val="18"/>
              </w:rPr>
            </w:pPr>
            <w:r w:rsidRPr="005E5409">
              <w:rPr>
                <w:sz w:val="18"/>
                <w:szCs w:val="18"/>
              </w:rPr>
              <w:t>14</w:t>
            </w:r>
          </w:p>
        </w:tc>
        <w:tc>
          <w:tcPr>
            <w:tcW w:w="649" w:type="dxa"/>
          </w:tcPr>
          <w:p w14:paraId="0A451513" w14:textId="77777777" w:rsidR="00F8403A" w:rsidRPr="005E5409" w:rsidRDefault="00F8403A" w:rsidP="00A30F06">
            <w:pPr>
              <w:rPr>
                <w:sz w:val="18"/>
                <w:szCs w:val="18"/>
              </w:rPr>
            </w:pPr>
            <w:r w:rsidRPr="005E5409">
              <w:rPr>
                <w:sz w:val="18"/>
                <w:szCs w:val="18"/>
              </w:rPr>
              <w:t>0</w:t>
            </w:r>
          </w:p>
        </w:tc>
        <w:tc>
          <w:tcPr>
            <w:tcW w:w="747" w:type="dxa"/>
          </w:tcPr>
          <w:p w14:paraId="17461FBE" w14:textId="77777777" w:rsidR="00F8403A" w:rsidRPr="005E5409" w:rsidRDefault="00F8403A" w:rsidP="00A30F06">
            <w:pPr>
              <w:rPr>
                <w:sz w:val="18"/>
                <w:szCs w:val="18"/>
              </w:rPr>
            </w:pPr>
            <w:r w:rsidRPr="005E5409">
              <w:rPr>
                <w:sz w:val="18"/>
                <w:szCs w:val="18"/>
              </w:rPr>
              <w:t>1</w:t>
            </w:r>
          </w:p>
        </w:tc>
      </w:tr>
      <w:tr w:rsidR="00F8403A" w:rsidRPr="005E5409" w14:paraId="438B0A21" w14:textId="77777777" w:rsidTr="00F8354E">
        <w:trPr>
          <w:jc w:val="center"/>
        </w:trPr>
        <w:tc>
          <w:tcPr>
            <w:tcW w:w="1525" w:type="dxa"/>
          </w:tcPr>
          <w:p w14:paraId="45BE82EF" w14:textId="77777777" w:rsidR="00F8403A" w:rsidRPr="005E5409" w:rsidRDefault="00F8403A" w:rsidP="00A30F06">
            <w:pPr>
              <w:rPr>
                <w:sz w:val="18"/>
                <w:szCs w:val="18"/>
              </w:rPr>
            </w:pPr>
            <w:r w:rsidRPr="005E5409">
              <w:rPr>
                <w:sz w:val="18"/>
                <w:szCs w:val="18"/>
              </w:rPr>
              <w:t>TABLE_SPLIT</w:t>
            </w:r>
          </w:p>
        </w:tc>
        <w:tc>
          <w:tcPr>
            <w:tcW w:w="687" w:type="dxa"/>
          </w:tcPr>
          <w:p w14:paraId="38B1E1AB" w14:textId="77777777" w:rsidR="00F8403A" w:rsidRPr="005E5409" w:rsidRDefault="00F8403A" w:rsidP="00A30F06">
            <w:pPr>
              <w:rPr>
                <w:sz w:val="18"/>
                <w:szCs w:val="18"/>
              </w:rPr>
            </w:pPr>
            <w:r w:rsidRPr="005E5409">
              <w:rPr>
                <w:sz w:val="18"/>
                <w:szCs w:val="18"/>
              </w:rPr>
              <w:t>16</w:t>
            </w:r>
          </w:p>
        </w:tc>
        <w:tc>
          <w:tcPr>
            <w:tcW w:w="634" w:type="dxa"/>
          </w:tcPr>
          <w:p w14:paraId="1B2B249B" w14:textId="77777777" w:rsidR="00F8403A" w:rsidRPr="005E5409" w:rsidRDefault="00F8403A" w:rsidP="00A30F06">
            <w:pPr>
              <w:rPr>
                <w:sz w:val="18"/>
                <w:szCs w:val="18"/>
              </w:rPr>
            </w:pPr>
            <w:r w:rsidRPr="005E5409">
              <w:rPr>
                <w:sz w:val="18"/>
                <w:szCs w:val="18"/>
              </w:rPr>
              <w:t>1</w:t>
            </w:r>
          </w:p>
        </w:tc>
        <w:tc>
          <w:tcPr>
            <w:tcW w:w="624" w:type="dxa"/>
          </w:tcPr>
          <w:p w14:paraId="61280CB9" w14:textId="77777777" w:rsidR="00F8403A" w:rsidRPr="005E5409" w:rsidRDefault="00F8403A" w:rsidP="00A30F06">
            <w:pPr>
              <w:rPr>
                <w:sz w:val="18"/>
                <w:szCs w:val="18"/>
              </w:rPr>
            </w:pPr>
            <w:r w:rsidRPr="005E5409">
              <w:rPr>
                <w:sz w:val="18"/>
                <w:szCs w:val="18"/>
              </w:rPr>
              <w:t>14</w:t>
            </w:r>
          </w:p>
        </w:tc>
        <w:tc>
          <w:tcPr>
            <w:tcW w:w="649" w:type="dxa"/>
          </w:tcPr>
          <w:p w14:paraId="587CFACF" w14:textId="77777777" w:rsidR="00F8403A" w:rsidRPr="005E5409" w:rsidRDefault="00F8403A" w:rsidP="00A30F06">
            <w:pPr>
              <w:rPr>
                <w:sz w:val="18"/>
                <w:szCs w:val="18"/>
              </w:rPr>
            </w:pPr>
            <w:r w:rsidRPr="005E5409">
              <w:rPr>
                <w:sz w:val="18"/>
                <w:szCs w:val="18"/>
              </w:rPr>
              <w:t>0</w:t>
            </w:r>
          </w:p>
        </w:tc>
        <w:tc>
          <w:tcPr>
            <w:tcW w:w="747" w:type="dxa"/>
          </w:tcPr>
          <w:p w14:paraId="4DAEBCBA" w14:textId="77777777" w:rsidR="00F8403A" w:rsidRPr="005E5409" w:rsidRDefault="00F8403A" w:rsidP="00A30F06">
            <w:pPr>
              <w:rPr>
                <w:sz w:val="18"/>
                <w:szCs w:val="18"/>
              </w:rPr>
            </w:pPr>
            <w:r w:rsidRPr="005E5409">
              <w:rPr>
                <w:sz w:val="18"/>
                <w:szCs w:val="18"/>
              </w:rPr>
              <w:t>1</w:t>
            </w:r>
          </w:p>
        </w:tc>
      </w:tr>
      <w:tr w:rsidR="00F8403A" w:rsidRPr="005E5409" w14:paraId="25EB67F5" w14:textId="77777777" w:rsidTr="00F8354E">
        <w:trPr>
          <w:jc w:val="center"/>
        </w:trPr>
        <w:tc>
          <w:tcPr>
            <w:tcW w:w="1525" w:type="dxa"/>
          </w:tcPr>
          <w:p w14:paraId="481076AB" w14:textId="77777777" w:rsidR="00F8403A" w:rsidRPr="005E5409" w:rsidRDefault="00F8403A" w:rsidP="00A30F06">
            <w:pPr>
              <w:rPr>
                <w:sz w:val="18"/>
                <w:szCs w:val="18"/>
              </w:rPr>
            </w:pPr>
            <w:r w:rsidRPr="005E5409">
              <w:rPr>
                <w:sz w:val="18"/>
                <w:szCs w:val="18"/>
              </w:rPr>
              <w:t>TABLE_MERGE</w:t>
            </w:r>
          </w:p>
        </w:tc>
        <w:tc>
          <w:tcPr>
            <w:tcW w:w="687" w:type="dxa"/>
          </w:tcPr>
          <w:p w14:paraId="3AA5606D" w14:textId="77777777" w:rsidR="00F8403A" w:rsidRPr="005E5409" w:rsidRDefault="00F8403A" w:rsidP="00A30F06">
            <w:pPr>
              <w:rPr>
                <w:sz w:val="18"/>
                <w:szCs w:val="18"/>
              </w:rPr>
            </w:pPr>
            <w:r w:rsidRPr="005E5409">
              <w:rPr>
                <w:sz w:val="18"/>
                <w:szCs w:val="18"/>
              </w:rPr>
              <w:t>14</w:t>
            </w:r>
          </w:p>
        </w:tc>
        <w:tc>
          <w:tcPr>
            <w:tcW w:w="634" w:type="dxa"/>
          </w:tcPr>
          <w:p w14:paraId="75711B6C" w14:textId="77777777" w:rsidR="00F8403A" w:rsidRPr="005E5409" w:rsidRDefault="00F8403A" w:rsidP="00A30F06">
            <w:pPr>
              <w:rPr>
                <w:sz w:val="18"/>
                <w:szCs w:val="18"/>
              </w:rPr>
            </w:pPr>
            <w:r w:rsidRPr="005E5409">
              <w:rPr>
                <w:sz w:val="18"/>
                <w:szCs w:val="18"/>
              </w:rPr>
              <w:t>2</w:t>
            </w:r>
          </w:p>
        </w:tc>
        <w:tc>
          <w:tcPr>
            <w:tcW w:w="624" w:type="dxa"/>
          </w:tcPr>
          <w:p w14:paraId="0F35F8AC" w14:textId="77777777" w:rsidR="00F8403A" w:rsidRPr="005E5409" w:rsidRDefault="00F8403A" w:rsidP="00A30F06">
            <w:pPr>
              <w:rPr>
                <w:sz w:val="18"/>
                <w:szCs w:val="18"/>
              </w:rPr>
            </w:pPr>
            <w:r w:rsidRPr="005E5409">
              <w:rPr>
                <w:sz w:val="18"/>
                <w:szCs w:val="18"/>
              </w:rPr>
              <w:t>12</w:t>
            </w:r>
          </w:p>
        </w:tc>
        <w:tc>
          <w:tcPr>
            <w:tcW w:w="649" w:type="dxa"/>
          </w:tcPr>
          <w:p w14:paraId="24918A78" w14:textId="77777777" w:rsidR="00F8403A" w:rsidRPr="005E5409" w:rsidRDefault="00F8403A" w:rsidP="00A30F06">
            <w:pPr>
              <w:rPr>
                <w:sz w:val="18"/>
                <w:szCs w:val="18"/>
              </w:rPr>
            </w:pPr>
            <w:r w:rsidRPr="005E5409">
              <w:rPr>
                <w:sz w:val="18"/>
                <w:szCs w:val="18"/>
              </w:rPr>
              <w:t>0</w:t>
            </w:r>
          </w:p>
        </w:tc>
        <w:tc>
          <w:tcPr>
            <w:tcW w:w="747" w:type="dxa"/>
          </w:tcPr>
          <w:p w14:paraId="7E79E8F8" w14:textId="77777777" w:rsidR="00F8403A" w:rsidRPr="005E5409" w:rsidRDefault="00F8403A" w:rsidP="00A30F06">
            <w:pPr>
              <w:rPr>
                <w:sz w:val="18"/>
                <w:szCs w:val="18"/>
              </w:rPr>
            </w:pPr>
            <w:r w:rsidRPr="005E5409">
              <w:rPr>
                <w:sz w:val="18"/>
                <w:szCs w:val="18"/>
              </w:rPr>
              <w:t>0</w:t>
            </w:r>
          </w:p>
        </w:tc>
      </w:tr>
      <w:tr w:rsidR="00F8403A" w:rsidRPr="005E5409" w14:paraId="51B45E30" w14:textId="77777777" w:rsidTr="00F8354E">
        <w:trPr>
          <w:jc w:val="center"/>
        </w:trPr>
        <w:tc>
          <w:tcPr>
            <w:tcW w:w="1525" w:type="dxa"/>
          </w:tcPr>
          <w:p w14:paraId="52FFF134" w14:textId="77777777" w:rsidR="00F8403A" w:rsidRPr="005E5409" w:rsidRDefault="00F8403A" w:rsidP="00A30F06">
            <w:pPr>
              <w:rPr>
                <w:sz w:val="18"/>
                <w:szCs w:val="18"/>
              </w:rPr>
            </w:pPr>
            <w:r w:rsidRPr="005E5409">
              <w:rPr>
                <w:sz w:val="18"/>
                <w:szCs w:val="18"/>
              </w:rPr>
              <w:t>COLUMN_RENAME</w:t>
            </w:r>
          </w:p>
        </w:tc>
        <w:tc>
          <w:tcPr>
            <w:tcW w:w="687" w:type="dxa"/>
          </w:tcPr>
          <w:p w14:paraId="3FD53181" w14:textId="77777777" w:rsidR="00F8403A" w:rsidRPr="005E5409" w:rsidRDefault="00F8403A" w:rsidP="00A30F06">
            <w:pPr>
              <w:rPr>
                <w:sz w:val="18"/>
                <w:szCs w:val="18"/>
              </w:rPr>
            </w:pPr>
            <w:r w:rsidRPr="005E5409">
              <w:rPr>
                <w:sz w:val="18"/>
                <w:szCs w:val="18"/>
              </w:rPr>
              <w:t>16</w:t>
            </w:r>
          </w:p>
        </w:tc>
        <w:tc>
          <w:tcPr>
            <w:tcW w:w="634" w:type="dxa"/>
          </w:tcPr>
          <w:p w14:paraId="70D904FE" w14:textId="77777777" w:rsidR="00F8403A" w:rsidRPr="005E5409" w:rsidRDefault="00F8403A" w:rsidP="00A30F06">
            <w:pPr>
              <w:rPr>
                <w:sz w:val="18"/>
                <w:szCs w:val="18"/>
              </w:rPr>
            </w:pPr>
            <w:r w:rsidRPr="005E5409">
              <w:rPr>
                <w:sz w:val="18"/>
                <w:szCs w:val="18"/>
              </w:rPr>
              <w:t>1</w:t>
            </w:r>
          </w:p>
        </w:tc>
        <w:tc>
          <w:tcPr>
            <w:tcW w:w="624" w:type="dxa"/>
          </w:tcPr>
          <w:p w14:paraId="50A16A06" w14:textId="77777777" w:rsidR="00F8403A" w:rsidRPr="005E5409" w:rsidRDefault="00F8403A" w:rsidP="00A30F06">
            <w:pPr>
              <w:rPr>
                <w:sz w:val="18"/>
                <w:szCs w:val="18"/>
              </w:rPr>
            </w:pPr>
            <w:r w:rsidRPr="005E5409">
              <w:rPr>
                <w:sz w:val="18"/>
                <w:szCs w:val="18"/>
              </w:rPr>
              <w:t>14</w:t>
            </w:r>
          </w:p>
        </w:tc>
        <w:tc>
          <w:tcPr>
            <w:tcW w:w="649" w:type="dxa"/>
          </w:tcPr>
          <w:p w14:paraId="5B6D5BCB" w14:textId="77777777" w:rsidR="00F8403A" w:rsidRPr="005E5409" w:rsidRDefault="00F8403A" w:rsidP="00A30F06">
            <w:pPr>
              <w:rPr>
                <w:sz w:val="18"/>
                <w:szCs w:val="18"/>
              </w:rPr>
            </w:pPr>
            <w:r w:rsidRPr="005E5409">
              <w:rPr>
                <w:sz w:val="18"/>
                <w:szCs w:val="18"/>
              </w:rPr>
              <w:t>0</w:t>
            </w:r>
          </w:p>
        </w:tc>
        <w:tc>
          <w:tcPr>
            <w:tcW w:w="747" w:type="dxa"/>
          </w:tcPr>
          <w:p w14:paraId="0D675F01" w14:textId="77777777" w:rsidR="00F8403A" w:rsidRPr="005E5409" w:rsidRDefault="00F8403A" w:rsidP="00A30F06">
            <w:pPr>
              <w:rPr>
                <w:sz w:val="18"/>
                <w:szCs w:val="18"/>
              </w:rPr>
            </w:pPr>
            <w:r w:rsidRPr="005E5409">
              <w:rPr>
                <w:sz w:val="18"/>
                <w:szCs w:val="18"/>
              </w:rPr>
              <w:t>1</w:t>
            </w:r>
          </w:p>
        </w:tc>
      </w:tr>
      <w:tr w:rsidR="00F8403A" w:rsidRPr="005E5409" w14:paraId="57FC4CA8" w14:textId="77777777" w:rsidTr="00F8354E">
        <w:trPr>
          <w:jc w:val="center"/>
        </w:trPr>
        <w:tc>
          <w:tcPr>
            <w:tcW w:w="1525" w:type="dxa"/>
          </w:tcPr>
          <w:p w14:paraId="0F8E3374" w14:textId="77777777" w:rsidR="00F8403A" w:rsidRPr="005E5409" w:rsidRDefault="00F8403A" w:rsidP="00A30F06">
            <w:pPr>
              <w:rPr>
                <w:sz w:val="18"/>
                <w:szCs w:val="18"/>
              </w:rPr>
            </w:pPr>
            <w:r w:rsidRPr="005E5409">
              <w:rPr>
                <w:sz w:val="18"/>
                <w:szCs w:val="18"/>
              </w:rPr>
              <w:t>COLUMN_MERGE</w:t>
            </w:r>
          </w:p>
        </w:tc>
        <w:tc>
          <w:tcPr>
            <w:tcW w:w="687" w:type="dxa"/>
          </w:tcPr>
          <w:p w14:paraId="5D589EB7" w14:textId="77777777" w:rsidR="00F8403A" w:rsidRPr="005E5409" w:rsidRDefault="00F8403A" w:rsidP="00A30F06">
            <w:pPr>
              <w:rPr>
                <w:sz w:val="18"/>
                <w:szCs w:val="18"/>
              </w:rPr>
            </w:pPr>
            <w:r w:rsidRPr="005E5409">
              <w:rPr>
                <w:sz w:val="18"/>
                <w:szCs w:val="18"/>
              </w:rPr>
              <w:t>14</w:t>
            </w:r>
          </w:p>
        </w:tc>
        <w:tc>
          <w:tcPr>
            <w:tcW w:w="634" w:type="dxa"/>
          </w:tcPr>
          <w:p w14:paraId="2BCDA773" w14:textId="77777777" w:rsidR="00F8403A" w:rsidRPr="005E5409" w:rsidRDefault="00F8403A" w:rsidP="00A30F06">
            <w:pPr>
              <w:rPr>
                <w:sz w:val="18"/>
                <w:szCs w:val="18"/>
              </w:rPr>
            </w:pPr>
            <w:r w:rsidRPr="005E5409">
              <w:rPr>
                <w:sz w:val="18"/>
                <w:szCs w:val="18"/>
              </w:rPr>
              <w:t>3</w:t>
            </w:r>
          </w:p>
        </w:tc>
        <w:tc>
          <w:tcPr>
            <w:tcW w:w="624" w:type="dxa"/>
          </w:tcPr>
          <w:p w14:paraId="0B9DBFDF" w14:textId="77777777" w:rsidR="00F8403A" w:rsidRPr="005E5409" w:rsidRDefault="00F8403A" w:rsidP="00A30F06">
            <w:pPr>
              <w:rPr>
                <w:sz w:val="18"/>
                <w:szCs w:val="18"/>
              </w:rPr>
            </w:pPr>
            <w:r w:rsidRPr="005E5409">
              <w:rPr>
                <w:sz w:val="18"/>
                <w:szCs w:val="18"/>
              </w:rPr>
              <w:t>9</w:t>
            </w:r>
          </w:p>
        </w:tc>
        <w:tc>
          <w:tcPr>
            <w:tcW w:w="649" w:type="dxa"/>
          </w:tcPr>
          <w:p w14:paraId="3DD6805D" w14:textId="77777777" w:rsidR="00F8403A" w:rsidRPr="005E5409" w:rsidRDefault="00F8403A" w:rsidP="00A30F06">
            <w:pPr>
              <w:rPr>
                <w:sz w:val="18"/>
                <w:szCs w:val="18"/>
              </w:rPr>
            </w:pPr>
            <w:r w:rsidRPr="005E5409">
              <w:rPr>
                <w:sz w:val="18"/>
                <w:szCs w:val="18"/>
              </w:rPr>
              <w:t>0</w:t>
            </w:r>
          </w:p>
        </w:tc>
        <w:tc>
          <w:tcPr>
            <w:tcW w:w="747" w:type="dxa"/>
          </w:tcPr>
          <w:p w14:paraId="69074C05" w14:textId="77777777" w:rsidR="00F8403A" w:rsidRPr="005E5409" w:rsidRDefault="00F8403A" w:rsidP="00A30F06">
            <w:pPr>
              <w:rPr>
                <w:sz w:val="18"/>
                <w:szCs w:val="18"/>
              </w:rPr>
            </w:pPr>
            <w:r w:rsidRPr="005E5409">
              <w:rPr>
                <w:sz w:val="18"/>
                <w:szCs w:val="18"/>
              </w:rPr>
              <w:t>2</w:t>
            </w:r>
          </w:p>
        </w:tc>
      </w:tr>
      <w:tr w:rsidR="00F8403A" w:rsidRPr="005E5409" w14:paraId="25FBCB95" w14:textId="77777777" w:rsidTr="00F8354E">
        <w:trPr>
          <w:jc w:val="center"/>
        </w:trPr>
        <w:tc>
          <w:tcPr>
            <w:tcW w:w="1525" w:type="dxa"/>
          </w:tcPr>
          <w:p w14:paraId="0515B801" w14:textId="77777777" w:rsidR="00F8403A" w:rsidRPr="005E5409" w:rsidRDefault="00F8403A" w:rsidP="00A30F06">
            <w:pPr>
              <w:rPr>
                <w:sz w:val="18"/>
                <w:szCs w:val="18"/>
              </w:rPr>
            </w:pPr>
            <w:r w:rsidRPr="005E5409">
              <w:rPr>
                <w:b/>
                <w:sz w:val="18"/>
                <w:szCs w:val="18"/>
              </w:rPr>
              <w:t>Total</w:t>
            </w:r>
          </w:p>
        </w:tc>
        <w:tc>
          <w:tcPr>
            <w:tcW w:w="687" w:type="dxa"/>
          </w:tcPr>
          <w:p w14:paraId="2D40B237" w14:textId="77777777" w:rsidR="00F8403A" w:rsidRPr="005E5409" w:rsidRDefault="00F8403A" w:rsidP="00A30F06">
            <w:pPr>
              <w:rPr>
                <w:sz w:val="18"/>
                <w:szCs w:val="18"/>
              </w:rPr>
            </w:pPr>
            <w:r w:rsidRPr="005E5409">
              <w:rPr>
                <w:b/>
                <w:sz w:val="18"/>
                <w:szCs w:val="18"/>
              </w:rPr>
              <w:t>76</w:t>
            </w:r>
          </w:p>
        </w:tc>
        <w:tc>
          <w:tcPr>
            <w:tcW w:w="634" w:type="dxa"/>
          </w:tcPr>
          <w:p w14:paraId="2601B622" w14:textId="77777777" w:rsidR="00F8403A" w:rsidRPr="005E5409" w:rsidRDefault="00F8403A" w:rsidP="00A30F06">
            <w:pPr>
              <w:rPr>
                <w:sz w:val="18"/>
                <w:szCs w:val="18"/>
              </w:rPr>
            </w:pPr>
            <w:r w:rsidRPr="005E5409">
              <w:rPr>
                <w:b/>
                <w:sz w:val="18"/>
                <w:szCs w:val="18"/>
              </w:rPr>
              <w:t>8</w:t>
            </w:r>
          </w:p>
        </w:tc>
        <w:tc>
          <w:tcPr>
            <w:tcW w:w="624" w:type="dxa"/>
          </w:tcPr>
          <w:p w14:paraId="2AB4FB23" w14:textId="77777777" w:rsidR="00F8403A" w:rsidRPr="005E5409" w:rsidRDefault="00F8403A" w:rsidP="00A30F06">
            <w:pPr>
              <w:rPr>
                <w:sz w:val="18"/>
                <w:szCs w:val="18"/>
              </w:rPr>
            </w:pPr>
            <w:r w:rsidRPr="005E5409">
              <w:rPr>
                <w:b/>
                <w:sz w:val="18"/>
                <w:szCs w:val="18"/>
              </w:rPr>
              <w:t>63</w:t>
            </w:r>
          </w:p>
        </w:tc>
        <w:tc>
          <w:tcPr>
            <w:tcW w:w="649" w:type="dxa"/>
          </w:tcPr>
          <w:p w14:paraId="7C133DCF" w14:textId="77777777" w:rsidR="00F8403A" w:rsidRPr="005E5409" w:rsidRDefault="00F8403A" w:rsidP="00A30F06">
            <w:pPr>
              <w:rPr>
                <w:sz w:val="18"/>
                <w:szCs w:val="18"/>
              </w:rPr>
            </w:pPr>
            <w:r w:rsidRPr="005E5409">
              <w:rPr>
                <w:b/>
                <w:sz w:val="18"/>
                <w:szCs w:val="18"/>
              </w:rPr>
              <w:t>0</w:t>
            </w:r>
          </w:p>
        </w:tc>
        <w:tc>
          <w:tcPr>
            <w:tcW w:w="747" w:type="dxa"/>
          </w:tcPr>
          <w:p w14:paraId="09373513" w14:textId="77777777" w:rsidR="00F8403A" w:rsidRPr="005E5409" w:rsidRDefault="00F8403A" w:rsidP="00A30F06">
            <w:pPr>
              <w:rPr>
                <w:sz w:val="18"/>
                <w:szCs w:val="18"/>
              </w:rPr>
            </w:pPr>
            <w:r w:rsidRPr="005E5409">
              <w:rPr>
                <w:b/>
                <w:sz w:val="18"/>
                <w:szCs w:val="18"/>
              </w:rPr>
              <w:t>5</w:t>
            </w:r>
          </w:p>
        </w:tc>
      </w:tr>
    </w:tbl>
    <w:p w14:paraId="47BDD704" w14:textId="77777777" w:rsidR="00F8403A" w:rsidRPr="005E5409" w:rsidRDefault="00F8403A" w:rsidP="00F8403A">
      <w:pPr>
        <w:spacing w:before="160" w:after="60"/>
        <w:rPr>
          <w:bCs/>
          <w:i/>
          <w:iCs/>
        </w:rPr>
      </w:pPr>
      <w:r w:rsidRPr="005E5409">
        <w:rPr>
          <w:bCs/>
          <w:i/>
          <w:iCs/>
        </w:rPr>
        <w:t>B. Ablation Study</w:t>
      </w:r>
    </w:p>
    <w:p w14:paraId="58EE7DA8" w14:textId="166A10B1" w:rsidR="00F8403A" w:rsidRPr="005E5409" w:rsidRDefault="00F8403A" w:rsidP="00F8403A">
      <w:pPr>
        <w:spacing w:after="80" w:line="259" w:lineRule="auto"/>
        <w:jc w:val="both"/>
      </w:pPr>
      <w:r w:rsidRPr="005E5409">
        <w:t xml:space="preserve">To attribute the end-to-end recovery to individual primitives, each MCP component was disabled in turn while the other two were left intact, across all five operators on both the </w:t>
      </w:r>
      <w:proofErr w:type="spellStart"/>
      <w:r w:rsidRPr="005E5409">
        <w:t>concert_singer</w:t>
      </w:r>
      <w:proofErr w:type="spellEnd"/>
      <w:r w:rsidRPr="005E5409">
        <w:t xml:space="preserve"> and hr_1 databases with Claude Haiku 4.5. Config A is the full pipeline (control); Config B disables schema/fingerprint (the diff classifier, so query/relink receives an empty event list); Config C disables query/relink (the stale SQL is passed straight to validate); and Config D disables query/validate (relinked SQL is returned with no execution check and no LLM re-prompt). </w:t>
      </w:r>
      <w:r w:rsidR="00093275" w:rsidRPr="005E5409">
        <w:t xml:space="preserve">Table V reports </w:t>
      </w:r>
      <w:r w:rsidRPr="005E5409">
        <w:t>pooled Execution Accuracy and the change against the full pipeline.</w:t>
      </w:r>
    </w:p>
    <w:p w14:paraId="505781A1" w14:textId="3912CD4E" w:rsidR="00F8403A" w:rsidRPr="005E5409" w:rsidRDefault="00093275" w:rsidP="00F8403A">
      <w:pPr>
        <w:spacing w:after="40"/>
        <w:jc w:val="center"/>
        <w:rPr>
          <w:bCs/>
        </w:rPr>
      </w:pPr>
      <w:r w:rsidRPr="005E5409">
        <w:rPr>
          <w:bCs/>
          <w:sz w:val="16"/>
        </w:rPr>
        <w:t>TABLE V.</w:t>
      </w:r>
      <w:r w:rsidRPr="005E5409">
        <w:rPr>
          <w:b/>
          <w:sz w:val="16"/>
        </w:rPr>
        <w:t xml:space="preserve">   </w:t>
      </w:r>
      <w:r w:rsidR="00F8403A" w:rsidRPr="005E5409">
        <w:rPr>
          <w:bCs/>
          <w:sz w:val="16"/>
        </w:rPr>
        <w:t>ABLATION: POOLED EXECUTION ACCURACY WITH ONE PRIMITIVE REMOVED</w:t>
      </w:r>
    </w:p>
    <w:tbl>
      <w:tblPr>
        <w:tblStyle w:val="TableGrid"/>
        <w:tblW w:w="0" w:type="auto"/>
        <w:jc w:val="center"/>
        <w:tblLook w:val="04A0" w:firstRow="1" w:lastRow="0" w:firstColumn="1" w:lastColumn="0" w:noHBand="0" w:noVBand="1"/>
      </w:tblPr>
      <w:tblGrid>
        <w:gridCol w:w="1497"/>
        <w:gridCol w:w="1521"/>
        <w:gridCol w:w="882"/>
        <w:gridCol w:w="966"/>
      </w:tblGrid>
      <w:tr w:rsidR="00F8403A" w:rsidRPr="005E5409" w14:paraId="23B43B48" w14:textId="77777777" w:rsidTr="00093275">
        <w:trPr>
          <w:jc w:val="center"/>
        </w:trPr>
        <w:tc>
          <w:tcPr>
            <w:tcW w:w="1497" w:type="dxa"/>
          </w:tcPr>
          <w:p w14:paraId="4814D108" w14:textId="77777777" w:rsidR="00F8403A" w:rsidRPr="005E5409" w:rsidRDefault="00F8403A" w:rsidP="00A30F06">
            <w:r w:rsidRPr="005E5409">
              <w:rPr>
                <w:b/>
                <w:sz w:val="18"/>
              </w:rPr>
              <w:t>Database</w:t>
            </w:r>
          </w:p>
        </w:tc>
        <w:tc>
          <w:tcPr>
            <w:tcW w:w="1521" w:type="dxa"/>
          </w:tcPr>
          <w:p w14:paraId="61A40E0D" w14:textId="77777777" w:rsidR="00F8403A" w:rsidRPr="005E5409" w:rsidRDefault="00F8403A" w:rsidP="00A30F06">
            <w:r w:rsidRPr="005E5409">
              <w:rPr>
                <w:b/>
                <w:sz w:val="18"/>
              </w:rPr>
              <w:t>Configuration</w:t>
            </w:r>
          </w:p>
        </w:tc>
        <w:tc>
          <w:tcPr>
            <w:tcW w:w="882" w:type="dxa"/>
          </w:tcPr>
          <w:p w14:paraId="6DBBE302" w14:textId="77777777" w:rsidR="00F8403A" w:rsidRPr="005E5409" w:rsidRDefault="00F8403A" w:rsidP="00A30F06">
            <w:r w:rsidRPr="005E5409">
              <w:rPr>
                <w:b/>
                <w:sz w:val="18"/>
              </w:rPr>
              <w:t>EX</w:t>
            </w:r>
          </w:p>
        </w:tc>
        <w:tc>
          <w:tcPr>
            <w:tcW w:w="966" w:type="dxa"/>
          </w:tcPr>
          <w:p w14:paraId="5C00BF35" w14:textId="77777777" w:rsidR="00F8403A" w:rsidRPr="005E5409" w:rsidRDefault="00F8403A" w:rsidP="00A30F06">
            <w:r w:rsidRPr="005E5409">
              <w:rPr>
                <w:b/>
                <w:sz w:val="18"/>
              </w:rPr>
              <w:t>Δ vs A</w:t>
            </w:r>
          </w:p>
        </w:tc>
      </w:tr>
      <w:tr w:rsidR="00F8403A" w:rsidRPr="005E5409" w14:paraId="6FA240C1" w14:textId="77777777" w:rsidTr="00093275">
        <w:trPr>
          <w:jc w:val="center"/>
        </w:trPr>
        <w:tc>
          <w:tcPr>
            <w:tcW w:w="1497" w:type="dxa"/>
          </w:tcPr>
          <w:p w14:paraId="545309A1" w14:textId="77777777" w:rsidR="00F8403A" w:rsidRPr="005E5409" w:rsidRDefault="00F8403A" w:rsidP="00A30F06">
            <w:proofErr w:type="spellStart"/>
            <w:r w:rsidRPr="005E5409">
              <w:rPr>
                <w:sz w:val="18"/>
              </w:rPr>
              <w:t>concert_singer</w:t>
            </w:r>
            <w:proofErr w:type="spellEnd"/>
          </w:p>
        </w:tc>
        <w:tc>
          <w:tcPr>
            <w:tcW w:w="1521" w:type="dxa"/>
          </w:tcPr>
          <w:p w14:paraId="10A5427A" w14:textId="77777777" w:rsidR="00F8403A" w:rsidRPr="005E5409" w:rsidRDefault="00F8403A" w:rsidP="00A30F06">
            <w:r w:rsidRPr="005E5409">
              <w:rPr>
                <w:sz w:val="18"/>
              </w:rPr>
              <w:t>A — Full MCP</w:t>
            </w:r>
          </w:p>
        </w:tc>
        <w:tc>
          <w:tcPr>
            <w:tcW w:w="882" w:type="dxa"/>
          </w:tcPr>
          <w:p w14:paraId="2EF405C2" w14:textId="77777777" w:rsidR="00F8403A" w:rsidRPr="005E5409" w:rsidRDefault="00F8403A" w:rsidP="00A30F06">
            <w:r w:rsidRPr="005E5409">
              <w:rPr>
                <w:sz w:val="18"/>
              </w:rPr>
              <w:t>0.59</w:t>
            </w:r>
          </w:p>
        </w:tc>
        <w:tc>
          <w:tcPr>
            <w:tcW w:w="966" w:type="dxa"/>
          </w:tcPr>
          <w:p w14:paraId="628DA93C" w14:textId="77777777" w:rsidR="00F8403A" w:rsidRPr="005E5409" w:rsidRDefault="00F8403A" w:rsidP="00A30F06">
            <w:r w:rsidRPr="005E5409">
              <w:rPr>
                <w:sz w:val="18"/>
              </w:rPr>
              <w:t>—</w:t>
            </w:r>
          </w:p>
        </w:tc>
      </w:tr>
      <w:tr w:rsidR="00F8403A" w:rsidRPr="005E5409" w14:paraId="06247BF8" w14:textId="77777777" w:rsidTr="00093275">
        <w:trPr>
          <w:jc w:val="center"/>
        </w:trPr>
        <w:tc>
          <w:tcPr>
            <w:tcW w:w="1497" w:type="dxa"/>
          </w:tcPr>
          <w:p w14:paraId="3E9B23C6" w14:textId="77777777" w:rsidR="00F8403A" w:rsidRPr="005E5409" w:rsidRDefault="00F8403A" w:rsidP="00A30F06">
            <w:proofErr w:type="spellStart"/>
            <w:r w:rsidRPr="005E5409">
              <w:rPr>
                <w:sz w:val="18"/>
              </w:rPr>
              <w:t>concert_singer</w:t>
            </w:r>
            <w:proofErr w:type="spellEnd"/>
          </w:p>
        </w:tc>
        <w:tc>
          <w:tcPr>
            <w:tcW w:w="1521" w:type="dxa"/>
          </w:tcPr>
          <w:p w14:paraId="60B83FEA" w14:textId="77777777" w:rsidR="00F8403A" w:rsidRPr="005E5409" w:rsidRDefault="00F8403A" w:rsidP="00A30F06">
            <w:r w:rsidRPr="005E5409">
              <w:rPr>
                <w:sz w:val="18"/>
              </w:rPr>
              <w:t>B — No Fingerprint</w:t>
            </w:r>
          </w:p>
        </w:tc>
        <w:tc>
          <w:tcPr>
            <w:tcW w:w="882" w:type="dxa"/>
          </w:tcPr>
          <w:p w14:paraId="1778DDCF" w14:textId="77777777" w:rsidR="00F8403A" w:rsidRPr="005E5409" w:rsidRDefault="00F8403A" w:rsidP="00A30F06">
            <w:r w:rsidRPr="005E5409">
              <w:rPr>
                <w:sz w:val="18"/>
              </w:rPr>
              <w:t>0.63</w:t>
            </w:r>
          </w:p>
        </w:tc>
        <w:tc>
          <w:tcPr>
            <w:tcW w:w="966" w:type="dxa"/>
          </w:tcPr>
          <w:p w14:paraId="12E213F6" w14:textId="77777777" w:rsidR="00F8403A" w:rsidRPr="005E5409" w:rsidRDefault="00F8403A" w:rsidP="00A30F06">
            <w:r w:rsidRPr="005E5409">
              <w:rPr>
                <w:sz w:val="18"/>
              </w:rPr>
              <w:t>+0.04</w:t>
            </w:r>
          </w:p>
        </w:tc>
      </w:tr>
      <w:tr w:rsidR="00F8403A" w:rsidRPr="005E5409" w14:paraId="2FE9E7D4" w14:textId="77777777" w:rsidTr="00093275">
        <w:trPr>
          <w:jc w:val="center"/>
        </w:trPr>
        <w:tc>
          <w:tcPr>
            <w:tcW w:w="1497" w:type="dxa"/>
          </w:tcPr>
          <w:p w14:paraId="40B48407" w14:textId="77777777" w:rsidR="00F8403A" w:rsidRPr="005E5409" w:rsidRDefault="00F8403A" w:rsidP="00A30F06">
            <w:proofErr w:type="spellStart"/>
            <w:r w:rsidRPr="005E5409">
              <w:rPr>
                <w:sz w:val="18"/>
              </w:rPr>
              <w:t>concert_singer</w:t>
            </w:r>
            <w:proofErr w:type="spellEnd"/>
          </w:p>
        </w:tc>
        <w:tc>
          <w:tcPr>
            <w:tcW w:w="1521" w:type="dxa"/>
          </w:tcPr>
          <w:p w14:paraId="6839DD74" w14:textId="77777777" w:rsidR="00F8403A" w:rsidRPr="005E5409" w:rsidRDefault="00F8403A" w:rsidP="00A30F06">
            <w:r w:rsidRPr="005E5409">
              <w:rPr>
                <w:sz w:val="18"/>
              </w:rPr>
              <w:t>C — No Relink</w:t>
            </w:r>
          </w:p>
        </w:tc>
        <w:tc>
          <w:tcPr>
            <w:tcW w:w="882" w:type="dxa"/>
          </w:tcPr>
          <w:p w14:paraId="0EF18DF9" w14:textId="77777777" w:rsidR="00F8403A" w:rsidRPr="005E5409" w:rsidRDefault="00F8403A" w:rsidP="00A30F06">
            <w:r w:rsidRPr="005E5409">
              <w:rPr>
                <w:sz w:val="18"/>
              </w:rPr>
              <w:t>0.59</w:t>
            </w:r>
          </w:p>
        </w:tc>
        <w:tc>
          <w:tcPr>
            <w:tcW w:w="966" w:type="dxa"/>
          </w:tcPr>
          <w:p w14:paraId="63E05356" w14:textId="77777777" w:rsidR="00F8403A" w:rsidRPr="005E5409" w:rsidRDefault="00F8403A" w:rsidP="00A30F06">
            <w:r w:rsidRPr="005E5409">
              <w:rPr>
                <w:sz w:val="18"/>
              </w:rPr>
              <w:t>+0.00</w:t>
            </w:r>
          </w:p>
        </w:tc>
      </w:tr>
      <w:tr w:rsidR="00F8403A" w:rsidRPr="005E5409" w14:paraId="7BA299C4" w14:textId="77777777" w:rsidTr="00093275">
        <w:trPr>
          <w:jc w:val="center"/>
        </w:trPr>
        <w:tc>
          <w:tcPr>
            <w:tcW w:w="1497" w:type="dxa"/>
          </w:tcPr>
          <w:p w14:paraId="3B6F84D6" w14:textId="77777777" w:rsidR="00F8403A" w:rsidRPr="005E5409" w:rsidRDefault="00F8403A" w:rsidP="00A30F06">
            <w:proofErr w:type="spellStart"/>
            <w:r w:rsidRPr="005E5409">
              <w:rPr>
                <w:sz w:val="18"/>
              </w:rPr>
              <w:t>concert_singer</w:t>
            </w:r>
            <w:proofErr w:type="spellEnd"/>
          </w:p>
        </w:tc>
        <w:tc>
          <w:tcPr>
            <w:tcW w:w="1521" w:type="dxa"/>
          </w:tcPr>
          <w:p w14:paraId="4047D0E5" w14:textId="77777777" w:rsidR="00F8403A" w:rsidRPr="005E5409" w:rsidRDefault="00F8403A" w:rsidP="00A30F06">
            <w:r w:rsidRPr="005E5409">
              <w:rPr>
                <w:sz w:val="18"/>
              </w:rPr>
              <w:t>D — No Validate</w:t>
            </w:r>
          </w:p>
        </w:tc>
        <w:tc>
          <w:tcPr>
            <w:tcW w:w="882" w:type="dxa"/>
          </w:tcPr>
          <w:p w14:paraId="1E25C227" w14:textId="77777777" w:rsidR="00F8403A" w:rsidRPr="005E5409" w:rsidRDefault="00F8403A" w:rsidP="00A30F06">
            <w:r w:rsidRPr="005E5409">
              <w:rPr>
                <w:sz w:val="18"/>
              </w:rPr>
              <w:t>0.36</w:t>
            </w:r>
          </w:p>
        </w:tc>
        <w:tc>
          <w:tcPr>
            <w:tcW w:w="966" w:type="dxa"/>
          </w:tcPr>
          <w:p w14:paraId="2996074B" w14:textId="77777777" w:rsidR="00F8403A" w:rsidRPr="005E5409" w:rsidRDefault="00F8403A" w:rsidP="00A30F06">
            <w:r w:rsidRPr="005E5409">
              <w:rPr>
                <w:sz w:val="18"/>
              </w:rPr>
              <w:t>−0.24</w:t>
            </w:r>
          </w:p>
        </w:tc>
      </w:tr>
      <w:tr w:rsidR="00F8403A" w:rsidRPr="005E5409" w14:paraId="21DD78F7" w14:textId="77777777" w:rsidTr="00093275">
        <w:trPr>
          <w:jc w:val="center"/>
        </w:trPr>
        <w:tc>
          <w:tcPr>
            <w:tcW w:w="1497" w:type="dxa"/>
          </w:tcPr>
          <w:p w14:paraId="27F1E605" w14:textId="77777777" w:rsidR="00F8403A" w:rsidRPr="005E5409" w:rsidRDefault="00F8403A" w:rsidP="00A30F06">
            <w:r w:rsidRPr="005E5409">
              <w:rPr>
                <w:sz w:val="18"/>
              </w:rPr>
              <w:t>hr_1</w:t>
            </w:r>
          </w:p>
        </w:tc>
        <w:tc>
          <w:tcPr>
            <w:tcW w:w="1521" w:type="dxa"/>
          </w:tcPr>
          <w:p w14:paraId="0612245D" w14:textId="77777777" w:rsidR="00F8403A" w:rsidRPr="005E5409" w:rsidRDefault="00F8403A" w:rsidP="00A30F06">
            <w:r w:rsidRPr="005E5409">
              <w:rPr>
                <w:sz w:val="18"/>
              </w:rPr>
              <w:t>A — Full MCP</w:t>
            </w:r>
          </w:p>
        </w:tc>
        <w:tc>
          <w:tcPr>
            <w:tcW w:w="882" w:type="dxa"/>
          </w:tcPr>
          <w:p w14:paraId="0109AF66" w14:textId="77777777" w:rsidR="00F8403A" w:rsidRPr="005E5409" w:rsidRDefault="00F8403A" w:rsidP="00A30F06">
            <w:r w:rsidRPr="005E5409">
              <w:rPr>
                <w:sz w:val="18"/>
              </w:rPr>
              <w:t>0.63</w:t>
            </w:r>
          </w:p>
        </w:tc>
        <w:tc>
          <w:tcPr>
            <w:tcW w:w="966" w:type="dxa"/>
          </w:tcPr>
          <w:p w14:paraId="6B9A8497" w14:textId="77777777" w:rsidR="00F8403A" w:rsidRPr="005E5409" w:rsidRDefault="00F8403A" w:rsidP="00A30F06">
            <w:r w:rsidRPr="005E5409">
              <w:rPr>
                <w:sz w:val="18"/>
              </w:rPr>
              <w:t>—</w:t>
            </w:r>
          </w:p>
        </w:tc>
      </w:tr>
      <w:tr w:rsidR="00F8403A" w:rsidRPr="005E5409" w14:paraId="7F2064AB" w14:textId="77777777" w:rsidTr="00093275">
        <w:trPr>
          <w:jc w:val="center"/>
        </w:trPr>
        <w:tc>
          <w:tcPr>
            <w:tcW w:w="1497" w:type="dxa"/>
          </w:tcPr>
          <w:p w14:paraId="48764E28" w14:textId="77777777" w:rsidR="00F8403A" w:rsidRPr="005E5409" w:rsidRDefault="00F8403A" w:rsidP="00A30F06">
            <w:r w:rsidRPr="005E5409">
              <w:rPr>
                <w:sz w:val="18"/>
              </w:rPr>
              <w:t>hr_1</w:t>
            </w:r>
          </w:p>
        </w:tc>
        <w:tc>
          <w:tcPr>
            <w:tcW w:w="1521" w:type="dxa"/>
          </w:tcPr>
          <w:p w14:paraId="7DA137BC" w14:textId="77777777" w:rsidR="00F8403A" w:rsidRPr="005E5409" w:rsidRDefault="00F8403A" w:rsidP="00A30F06">
            <w:r w:rsidRPr="005E5409">
              <w:rPr>
                <w:sz w:val="18"/>
              </w:rPr>
              <w:t>B — No Fingerprint</w:t>
            </w:r>
          </w:p>
        </w:tc>
        <w:tc>
          <w:tcPr>
            <w:tcW w:w="882" w:type="dxa"/>
          </w:tcPr>
          <w:p w14:paraId="2CE41405" w14:textId="77777777" w:rsidR="00F8403A" w:rsidRPr="005E5409" w:rsidRDefault="00F8403A" w:rsidP="00A30F06">
            <w:r w:rsidRPr="005E5409">
              <w:rPr>
                <w:sz w:val="18"/>
              </w:rPr>
              <w:t>0.61</w:t>
            </w:r>
          </w:p>
        </w:tc>
        <w:tc>
          <w:tcPr>
            <w:tcW w:w="966" w:type="dxa"/>
          </w:tcPr>
          <w:p w14:paraId="44E0CCDF" w14:textId="77777777" w:rsidR="00F8403A" w:rsidRPr="005E5409" w:rsidRDefault="00F8403A" w:rsidP="00A30F06">
            <w:r w:rsidRPr="005E5409">
              <w:rPr>
                <w:sz w:val="18"/>
              </w:rPr>
              <w:t>−0.03</w:t>
            </w:r>
          </w:p>
        </w:tc>
      </w:tr>
      <w:tr w:rsidR="00F8403A" w:rsidRPr="005E5409" w14:paraId="734D5B41" w14:textId="77777777" w:rsidTr="00093275">
        <w:trPr>
          <w:jc w:val="center"/>
        </w:trPr>
        <w:tc>
          <w:tcPr>
            <w:tcW w:w="1497" w:type="dxa"/>
          </w:tcPr>
          <w:p w14:paraId="18C2F646" w14:textId="77777777" w:rsidR="00F8403A" w:rsidRPr="005E5409" w:rsidRDefault="00F8403A" w:rsidP="00A30F06">
            <w:r w:rsidRPr="005E5409">
              <w:rPr>
                <w:sz w:val="18"/>
              </w:rPr>
              <w:t>hr_1</w:t>
            </w:r>
          </w:p>
        </w:tc>
        <w:tc>
          <w:tcPr>
            <w:tcW w:w="1521" w:type="dxa"/>
          </w:tcPr>
          <w:p w14:paraId="0A6EA28A" w14:textId="77777777" w:rsidR="00F8403A" w:rsidRPr="005E5409" w:rsidRDefault="00F8403A" w:rsidP="00A30F06">
            <w:r w:rsidRPr="005E5409">
              <w:rPr>
                <w:sz w:val="18"/>
              </w:rPr>
              <w:t>C — No Relink</w:t>
            </w:r>
          </w:p>
        </w:tc>
        <w:tc>
          <w:tcPr>
            <w:tcW w:w="882" w:type="dxa"/>
          </w:tcPr>
          <w:p w14:paraId="515E4A12" w14:textId="77777777" w:rsidR="00F8403A" w:rsidRPr="005E5409" w:rsidRDefault="00F8403A" w:rsidP="00A30F06">
            <w:r w:rsidRPr="005E5409">
              <w:rPr>
                <w:sz w:val="18"/>
              </w:rPr>
              <w:t>0.63</w:t>
            </w:r>
          </w:p>
        </w:tc>
        <w:tc>
          <w:tcPr>
            <w:tcW w:w="966" w:type="dxa"/>
          </w:tcPr>
          <w:p w14:paraId="294C6863" w14:textId="77777777" w:rsidR="00F8403A" w:rsidRPr="005E5409" w:rsidRDefault="00F8403A" w:rsidP="00A30F06">
            <w:r w:rsidRPr="005E5409">
              <w:rPr>
                <w:sz w:val="18"/>
              </w:rPr>
              <w:t>+0.00</w:t>
            </w:r>
          </w:p>
        </w:tc>
      </w:tr>
      <w:tr w:rsidR="00F8403A" w:rsidRPr="005E5409" w14:paraId="6D744D74" w14:textId="77777777" w:rsidTr="00093275">
        <w:trPr>
          <w:jc w:val="center"/>
        </w:trPr>
        <w:tc>
          <w:tcPr>
            <w:tcW w:w="1497" w:type="dxa"/>
          </w:tcPr>
          <w:p w14:paraId="79B2BCC7" w14:textId="77777777" w:rsidR="00F8403A" w:rsidRPr="005E5409" w:rsidRDefault="00F8403A" w:rsidP="00A30F06">
            <w:r w:rsidRPr="005E5409">
              <w:rPr>
                <w:sz w:val="18"/>
              </w:rPr>
              <w:t>hr_1</w:t>
            </w:r>
          </w:p>
        </w:tc>
        <w:tc>
          <w:tcPr>
            <w:tcW w:w="1521" w:type="dxa"/>
          </w:tcPr>
          <w:p w14:paraId="59011B59" w14:textId="77777777" w:rsidR="00F8403A" w:rsidRPr="005E5409" w:rsidRDefault="00F8403A" w:rsidP="00A30F06">
            <w:r w:rsidRPr="005E5409">
              <w:rPr>
                <w:sz w:val="18"/>
              </w:rPr>
              <w:t>D — No Validate</w:t>
            </w:r>
          </w:p>
        </w:tc>
        <w:tc>
          <w:tcPr>
            <w:tcW w:w="882" w:type="dxa"/>
          </w:tcPr>
          <w:p w14:paraId="1A830551" w14:textId="77777777" w:rsidR="00F8403A" w:rsidRPr="005E5409" w:rsidRDefault="00F8403A" w:rsidP="00A30F06">
            <w:r w:rsidRPr="005E5409">
              <w:rPr>
                <w:sz w:val="18"/>
              </w:rPr>
              <w:t>0.34</w:t>
            </w:r>
          </w:p>
        </w:tc>
        <w:tc>
          <w:tcPr>
            <w:tcW w:w="966" w:type="dxa"/>
          </w:tcPr>
          <w:p w14:paraId="2F6FC20E" w14:textId="77777777" w:rsidR="00F8403A" w:rsidRPr="005E5409" w:rsidRDefault="00F8403A" w:rsidP="00A30F06">
            <w:r w:rsidRPr="005E5409">
              <w:rPr>
                <w:sz w:val="18"/>
              </w:rPr>
              <w:t>−0.29</w:t>
            </w:r>
          </w:p>
        </w:tc>
      </w:tr>
    </w:tbl>
    <w:p w14:paraId="21CC4817" w14:textId="34557933" w:rsidR="00F8403A" w:rsidRPr="005E5409" w:rsidRDefault="00093275" w:rsidP="00F8403A">
      <w:pPr>
        <w:spacing w:after="80" w:line="259" w:lineRule="auto"/>
        <w:jc w:val="both"/>
      </w:pPr>
      <w:r w:rsidRPr="005E5409">
        <w:t xml:space="preserve">The ablation separates accuracy benefits from systems benefits: latency, cost, reproducibility, interoperability. </w:t>
      </w:r>
      <w:r w:rsidR="00F8403A" w:rsidRPr="005E5409">
        <w:t>Three findings stand out. First, removing query/validate (Config D) causes the largest drops — between −0.24 and −0.</w:t>
      </w:r>
      <w:r w:rsidR="00131F87" w:rsidRPr="005E5409">
        <w:t>29</w:t>
      </w:r>
      <w:r w:rsidR="00F8403A" w:rsidRPr="005E5409">
        <w:t xml:space="preserve"> pooled — concentrated on TABLE_SPLIT, TABLE_MERGE, and COLUMN_MERGE. These are precisely the operators the deterministic AST rewriter does not fully handle, so they depend on the validate → LLM-re-prompt fallback to produce correct SQL; without validate, the pipeline ships the unrecoverable stale SQL and every such query fails. Second, removing query/relink (Config C) yields a 0.000 change everywhere under Haiku 4.5: when the AST path is absent, validate still fires on the stale SQL and the LLM re-prompt — given the real diff — recovers the same queries the AST path would have handled. </w:t>
      </w:r>
      <w:r w:rsidRPr="005E5409">
        <w:t xml:space="preserve">The </w:t>
      </w:r>
      <w:proofErr w:type="spellStart"/>
      <w:r w:rsidRPr="005E5409">
        <w:t>relinker's</w:t>
      </w:r>
      <w:proofErr w:type="spellEnd"/>
      <w:r w:rsidRPr="005E5409">
        <w:t xml:space="preserve"> contribution is therefore a systems benefit, not an accuracy benefit under a capable model: a deterministic ~0.002 s AST pass that </w:t>
      </w:r>
      <w:r w:rsidRPr="005E5409">
        <w:lastRenderedPageBreak/>
        <w:t xml:space="preserve">replaces an extra ~1.3 s LLM call on the operators it covers, with bit-identical outputs across repeated runs. The LLM re-prompt path guarantees neither. The accuracy contribution concentrates in query/validate (Config D, −0.24 to −0.29), and detection in schema/fingerprint, whose diff is what makes the recovery targeted rather than blind regeneration. </w:t>
      </w:r>
      <w:r w:rsidR="00F8403A" w:rsidRPr="005E5409">
        <w:t xml:space="preserve">Third, removing schema/fingerprint (Config B) is mostly neutral; the one anomaly is COLUMN_MERGE on </w:t>
      </w:r>
      <w:proofErr w:type="spellStart"/>
      <w:r w:rsidR="00F8403A" w:rsidRPr="005E5409">
        <w:t>concert_singer</w:t>
      </w:r>
      <w:proofErr w:type="spellEnd"/>
      <w:r w:rsidR="00F8403A" w:rsidRPr="005E5409">
        <w:t xml:space="preserve">, where Config B (0.50) in fact outperforms Config A (0.21), because a placeholder diff string proves less misleading to the re-prompt than the verbatim MERGE event the AST path injects. We frame this honestly: under a capable model the deterministic </w:t>
      </w:r>
      <w:proofErr w:type="spellStart"/>
      <w:r w:rsidR="00F8403A" w:rsidRPr="005E5409">
        <w:t>relinker</w:t>
      </w:r>
      <w:proofErr w:type="spellEnd"/>
      <w:r w:rsidR="00F8403A" w:rsidRPr="005E5409">
        <w:t xml:space="preserve"> buys a fast, reproducible path rather than headline accuracy, and whether its guarantees become more valuable on weaker or cheaper models is left to the full evaluation.</w:t>
      </w:r>
    </w:p>
    <w:p w14:paraId="34F65207" w14:textId="77777777" w:rsidR="00F8403A" w:rsidRPr="005E5409" w:rsidRDefault="00F8403A" w:rsidP="00F8403A">
      <w:pPr>
        <w:spacing w:before="160" w:after="60"/>
        <w:rPr>
          <w:bCs/>
          <w:i/>
          <w:iCs/>
        </w:rPr>
      </w:pPr>
      <w:r w:rsidRPr="005E5409">
        <w:rPr>
          <w:bCs/>
          <w:i/>
          <w:iCs/>
        </w:rPr>
        <w:t xml:space="preserve">C. Cross-Model </w:t>
      </w:r>
      <w:proofErr w:type="spellStart"/>
      <w:r w:rsidRPr="005E5409">
        <w:rPr>
          <w:bCs/>
          <w:i/>
          <w:iCs/>
        </w:rPr>
        <w:t>Generalisation</w:t>
      </w:r>
      <w:proofErr w:type="spellEnd"/>
      <w:r w:rsidRPr="005E5409">
        <w:rPr>
          <w:bCs/>
          <w:i/>
          <w:iCs/>
        </w:rPr>
        <w:t xml:space="preserve"> of the MCP Server</w:t>
      </w:r>
    </w:p>
    <w:p w14:paraId="2BB7D33F" w14:textId="63DA772E" w:rsidR="006C065B" w:rsidRPr="005E5409" w:rsidRDefault="00F8403A" w:rsidP="00F8403A">
      <w:pPr>
        <w:spacing w:after="80" w:line="259" w:lineRule="auto"/>
        <w:jc w:val="both"/>
      </w:pPr>
      <w:r w:rsidRPr="005E5409">
        <w:t xml:space="preserve">A central claim of this work is that the schema-aware recovery layer is model-agnostic: the same Model Context Protocol server should restore execution accuracy regardless of which pre-trained client generates the initial SQL. The claim follows first from the design of the server. The three primitives operate on artefacts, not on the model. schema/fingerprint reads the database schema and emits a classified diff; query/relink rewrites SQL through a deterministic </w:t>
      </w:r>
      <w:proofErr w:type="spellStart"/>
      <w:r w:rsidRPr="005E5409">
        <w:t>sqlglot</w:t>
      </w:r>
      <w:proofErr w:type="spellEnd"/>
      <w:r w:rsidRPr="005E5409">
        <w:t xml:space="preserve"> abstract-syntax-tree pass driven by that diff; query/validate executes the candidate query and returns a three-state verdict. None of these steps inspects the identity, weights, or provider of the client that produced the SQL. The model is therefore the independent </w:t>
      </w:r>
      <w:proofErr w:type="gramStart"/>
      <w:r w:rsidRPr="005E5409">
        <w:t>variable</w:t>
      </w:r>
      <w:proofErr w:type="gramEnd"/>
      <w:r w:rsidRPr="005E5409">
        <w:t xml:space="preserve"> and the server is held constant across every configuration. The empirical runs reinforce this separation through transport diversity: the four clients reach the harness over three distinct integration paths — </w:t>
      </w:r>
      <w:r w:rsidR="00A0205F" w:rsidRPr="005E5409">
        <w:t xml:space="preserve">Claude Haiku 4.5 through the native Anthropic SDK, Gemini 2.5 Flash through the Google GenAI SDK, and both GPT-4o and </w:t>
      </w:r>
      <w:r w:rsidR="00093275" w:rsidRPr="005E5409">
        <w:t xml:space="preserve">Llama 3.3 70B (meta-llama/Llama-3.3-70B-Instruct-Turbo) through </w:t>
      </w:r>
      <w:r w:rsidR="00A0205F" w:rsidRPr="005E5409">
        <w:t>an OpenAI-compatible HTTP endpoint</w:t>
      </w:r>
      <w:r w:rsidRPr="005E5409">
        <w:t xml:space="preserve"> — yet the identical fingerprint, relink, and validate pipeline is invoked in each case. Any recovery observed across these clients is attributable to the server, because the only component shared by all of them is the server itself. </w:t>
      </w:r>
      <w:r w:rsidR="00093275" w:rsidRPr="005E5409">
        <w:t xml:space="preserve">Table VI </w:t>
      </w:r>
      <w:r w:rsidRPr="005E5409">
        <w:t>reports Execution Accuracy for the stale, refreshed, and MCP-mediated paths, together with the Recovery Rate, for each client on both databases.</w:t>
      </w:r>
    </w:p>
    <w:p w14:paraId="5B400CBC" w14:textId="77777777" w:rsidR="00A77D54" w:rsidRPr="005E5409" w:rsidRDefault="00A77D54" w:rsidP="00F8403A">
      <w:pPr>
        <w:spacing w:after="80" w:line="259" w:lineRule="auto"/>
        <w:jc w:val="both"/>
      </w:pPr>
    </w:p>
    <w:p w14:paraId="747B0DEF" w14:textId="77777777" w:rsidR="00A77D54" w:rsidRPr="005E5409" w:rsidRDefault="00A77D54" w:rsidP="00F8403A">
      <w:pPr>
        <w:spacing w:after="80" w:line="259" w:lineRule="auto"/>
        <w:jc w:val="both"/>
      </w:pPr>
    </w:p>
    <w:p w14:paraId="37516AF8" w14:textId="77777777" w:rsidR="00A77D54" w:rsidRPr="005E5409" w:rsidRDefault="00A77D54" w:rsidP="00F8403A">
      <w:pPr>
        <w:spacing w:after="80" w:line="259" w:lineRule="auto"/>
        <w:jc w:val="both"/>
      </w:pPr>
    </w:p>
    <w:p w14:paraId="06CB6CB8" w14:textId="77777777" w:rsidR="00A77D54" w:rsidRPr="005E5409" w:rsidRDefault="00A77D54" w:rsidP="00F8403A">
      <w:pPr>
        <w:spacing w:after="80" w:line="259" w:lineRule="auto"/>
        <w:jc w:val="both"/>
      </w:pPr>
    </w:p>
    <w:p w14:paraId="0B3379BB" w14:textId="77777777" w:rsidR="00A77D54" w:rsidRPr="005E5409" w:rsidRDefault="00A77D54" w:rsidP="00F8403A">
      <w:pPr>
        <w:spacing w:after="80" w:line="259" w:lineRule="auto"/>
        <w:jc w:val="both"/>
      </w:pPr>
    </w:p>
    <w:p w14:paraId="1A2D8083" w14:textId="77777777" w:rsidR="00A77D54" w:rsidRPr="005E5409" w:rsidRDefault="00A77D54" w:rsidP="00F8403A">
      <w:pPr>
        <w:spacing w:after="80" w:line="259" w:lineRule="auto"/>
        <w:jc w:val="both"/>
      </w:pPr>
    </w:p>
    <w:p w14:paraId="6B743301" w14:textId="77777777" w:rsidR="00A77D54" w:rsidRPr="005E5409" w:rsidRDefault="00A77D54" w:rsidP="00F8403A">
      <w:pPr>
        <w:spacing w:after="80" w:line="259" w:lineRule="auto"/>
        <w:jc w:val="both"/>
      </w:pPr>
    </w:p>
    <w:p w14:paraId="14FAE1AC" w14:textId="77777777" w:rsidR="00A77D54" w:rsidRPr="005E5409" w:rsidRDefault="00A77D54" w:rsidP="00F8403A">
      <w:pPr>
        <w:spacing w:after="80" w:line="259" w:lineRule="auto"/>
        <w:jc w:val="both"/>
      </w:pPr>
    </w:p>
    <w:p w14:paraId="412D4B07" w14:textId="77777777" w:rsidR="00A77D54" w:rsidRPr="005E5409" w:rsidRDefault="00A77D54" w:rsidP="00F8403A">
      <w:pPr>
        <w:spacing w:after="80" w:line="259" w:lineRule="auto"/>
        <w:jc w:val="both"/>
      </w:pPr>
    </w:p>
    <w:p w14:paraId="1D0013FE" w14:textId="50C72D9E" w:rsidR="00F8403A" w:rsidRPr="005E5409" w:rsidRDefault="00093275" w:rsidP="00F8403A">
      <w:pPr>
        <w:spacing w:after="40"/>
        <w:jc w:val="center"/>
        <w:rPr>
          <w:bCs/>
        </w:rPr>
      </w:pPr>
      <w:r w:rsidRPr="005E5409">
        <w:rPr>
          <w:bCs/>
          <w:sz w:val="16"/>
        </w:rPr>
        <w:t>TABLE VI.</w:t>
      </w:r>
      <w:r w:rsidRPr="005E5409">
        <w:rPr>
          <w:b/>
          <w:sz w:val="16"/>
        </w:rPr>
        <w:t xml:space="preserve">   </w:t>
      </w:r>
      <w:r w:rsidR="00F8403A" w:rsidRPr="005E5409">
        <w:rPr>
          <w:bCs/>
          <w:sz w:val="16"/>
        </w:rPr>
        <w:t>CROSS-MODEL EXECUTION ACCURACY AND RECOVERY RATE (ALL FIVE OPERATORS POOLED)</w:t>
      </w:r>
    </w:p>
    <w:tbl>
      <w:tblPr>
        <w:tblStyle w:val="TableGrid"/>
        <w:tblW w:w="0" w:type="auto"/>
        <w:jc w:val="center"/>
        <w:tblLook w:val="04A0" w:firstRow="1" w:lastRow="0" w:firstColumn="1" w:lastColumn="0" w:noHBand="0" w:noVBand="1"/>
      </w:tblPr>
      <w:tblGrid>
        <w:gridCol w:w="843"/>
        <w:gridCol w:w="1315"/>
        <w:gridCol w:w="672"/>
        <w:gridCol w:w="668"/>
        <w:gridCol w:w="727"/>
        <w:gridCol w:w="641"/>
      </w:tblGrid>
      <w:tr w:rsidR="00F8403A" w:rsidRPr="005E5409" w14:paraId="4594884D" w14:textId="77777777" w:rsidTr="00A30F06">
        <w:trPr>
          <w:jc w:val="center"/>
        </w:trPr>
        <w:tc>
          <w:tcPr>
            <w:tcW w:w="1682" w:type="dxa"/>
          </w:tcPr>
          <w:p w14:paraId="270BB41E" w14:textId="77777777" w:rsidR="00F8403A" w:rsidRPr="005E5409" w:rsidRDefault="00F8403A" w:rsidP="00A30F06">
            <w:r w:rsidRPr="005E5409">
              <w:rPr>
                <w:b/>
                <w:sz w:val="18"/>
              </w:rPr>
              <w:t>Model</w:t>
            </w:r>
          </w:p>
        </w:tc>
        <w:tc>
          <w:tcPr>
            <w:tcW w:w="1682" w:type="dxa"/>
          </w:tcPr>
          <w:p w14:paraId="0709A943" w14:textId="77777777" w:rsidR="00F8403A" w:rsidRPr="005E5409" w:rsidRDefault="00F8403A" w:rsidP="00A30F06">
            <w:r w:rsidRPr="005E5409">
              <w:rPr>
                <w:b/>
                <w:sz w:val="18"/>
              </w:rPr>
              <w:t>Database</w:t>
            </w:r>
          </w:p>
        </w:tc>
        <w:tc>
          <w:tcPr>
            <w:tcW w:w="1682" w:type="dxa"/>
          </w:tcPr>
          <w:p w14:paraId="18AF11F6" w14:textId="77777777" w:rsidR="00F8403A" w:rsidRPr="005E5409" w:rsidRDefault="00F8403A" w:rsidP="00A30F06">
            <w:r w:rsidRPr="005E5409">
              <w:rPr>
                <w:b/>
                <w:sz w:val="18"/>
              </w:rPr>
              <w:t>EX stale</w:t>
            </w:r>
          </w:p>
        </w:tc>
        <w:tc>
          <w:tcPr>
            <w:tcW w:w="1682" w:type="dxa"/>
          </w:tcPr>
          <w:p w14:paraId="0F50BAB3" w14:textId="77777777" w:rsidR="00F8403A" w:rsidRPr="005E5409" w:rsidRDefault="00F8403A" w:rsidP="00A30F06">
            <w:r w:rsidRPr="005E5409">
              <w:rPr>
                <w:b/>
                <w:sz w:val="18"/>
              </w:rPr>
              <w:t xml:space="preserve">EX </w:t>
            </w:r>
            <w:proofErr w:type="spellStart"/>
            <w:r w:rsidRPr="005E5409">
              <w:rPr>
                <w:b/>
                <w:sz w:val="18"/>
              </w:rPr>
              <w:t>refr</w:t>
            </w:r>
            <w:proofErr w:type="spellEnd"/>
            <w:r w:rsidRPr="005E5409">
              <w:rPr>
                <w:b/>
                <w:sz w:val="18"/>
              </w:rPr>
              <w:t>.</w:t>
            </w:r>
          </w:p>
        </w:tc>
        <w:tc>
          <w:tcPr>
            <w:tcW w:w="1682" w:type="dxa"/>
          </w:tcPr>
          <w:p w14:paraId="27171E93" w14:textId="77777777" w:rsidR="00F8403A" w:rsidRPr="005E5409" w:rsidRDefault="00F8403A" w:rsidP="00A30F06">
            <w:r w:rsidRPr="005E5409">
              <w:rPr>
                <w:b/>
                <w:sz w:val="18"/>
              </w:rPr>
              <w:t>EX MCP</w:t>
            </w:r>
          </w:p>
        </w:tc>
        <w:tc>
          <w:tcPr>
            <w:tcW w:w="1682" w:type="dxa"/>
          </w:tcPr>
          <w:p w14:paraId="3CFCB40F" w14:textId="77777777" w:rsidR="00F8403A" w:rsidRPr="005E5409" w:rsidRDefault="00F8403A" w:rsidP="00A30F06">
            <w:r w:rsidRPr="005E5409">
              <w:rPr>
                <w:b/>
                <w:sz w:val="18"/>
              </w:rPr>
              <w:t>RR</w:t>
            </w:r>
          </w:p>
        </w:tc>
      </w:tr>
      <w:tr w:rsidR="00F8403A" w:rsidRPr="005E5409" w14:paraId="7AC8962B" w14:textId="77777777" w:rsidTr="00A30F06">
        <w:trPr>
          <w:jc w:val="center"/>
        </w:trPr>
        <w:tc>
          <w:tcPr>
            <w:tcW w:w="1682" w:type="dxa"/>
          </w:tcPr>
          <w:p w14:paraId="6E3DDE8B" w14:textId="77777777" w:rsidR="00F8403A" w:rsidRPr="005E5409" w:rsidRDefault="00F8403A" w:rsidP="00A30F06">
            <w:r w:rsidRPr="005E5409">
              <w:rPr>
                <w:sz w:val="18"/>
              </w:rPr>
              <w:t>Haiku 4.5</w:t>
            </w:r>
          </w:p>
        </w:tc>
        <w:tc>
          <w:tcPr>
            <w:tcW w:w="1682" w:type="dxa"/>
          </w:tcPr>
          <w:p w14:paraId="568F5BE7" w14:textId="77777777" w:rsidR="00F8403A" w:rsidRPr="005E5409" w:rsidRDefault="00F8403A" w:rsidP="00A30F06">
            <w:proofErr w:type="spellStart"/>
            <w:r w:rsidRPr="005E5409">
              <w:rPr>
                <w:sz w:val="18"/>
              </w:rPr>
              <w:t>concert_singer</w:t>
            </w:r>
            <w:proofErr w:type="spellEnd"/>
          </w:p>
        </w:tc>
        <w:tc>
          <w:tcPr>
            <w:tcW w:w="1682" w:type="dxa"/>
          </w:tcPr>
          <w:p w14:paraId="54C58BDA" w14:textId="77777777" w:rsidR="00F8403A" w:rsidRPr="005E5409" w:rsidRDefault="00F8403A" w:rsidP="00A30F06">
            <w:r w:rsidRPr="005E5409">
              <w:rPr>
                <w:sz w:val="18"/>
              </w:rPr>
              <w:t>0.11</w:t>
            </w:r>
          </w:p>
        </w:tc>
        <w:tc>
          <w:tcPr>
            <w:tcW w:w="1682" w:type="dxa"/>
          </w:tcPr>
          <w:p w14:paraId="3993095B" w14:textId="77777777" w:rsidR="00F8403A" w:rsidRPr="005E5409" w:rsidRDefault="00F8403A" w:rsidP="00A30F06">
            <w:r w:rsidRPr="005E5409">
              <w:rPr>
                <w:sz w:val="18"/>
              </w:rPr>
              <w:t>0.71</w:t>
            </w:r>
          </w:p>
        </w:tc>
        <w:tc>
          <w:tcPr>
            <w:tcW w:w="1682" w:type="dxa"/>
          </w:tcPr>
          <w:p w14:paraId="58DAB5C2" w14:textId="77777777" w:rsidR="00F8403A" w:rsidRPr="005E5409" w:rsidRDefault="00F8403A" w:rsidP="00A30F06">
            <w:r w:rsidRPr="005E5409">
              <w:rPr>
                <w:sz w:val="18"/>
              </w:rPr>
              <w:t>0.59</w:t>
            </w:r>
          </w:p>
        </w:tc>
        <w:tc>
          <w:tcPr>
            <w:tcW w:w="1682" w:type="dxa"/>
          </w:tcPr>
          <w:p w14:paraId="597BBB2D" w14:textId="77777777" w:rsidR="00F8403A" w:rsidRPr="005E5409" w:rsidRDefault="00F8403A" w:rsidP="00A30F06">
            <w:r w:rsidRPr="005E5409">
              <w:rPr>
                <w:sz w:val="18"/>
              </w:rPr>
              <w:t>0.80</w:t>
            </w:r>
          </w:p>
        </w:tc>
      </w:tr>
      <w:tr w:rsidR="00F8403A" w:rsidRPr="005E5409" w14:paraId="51C78A25" w14:textId="77777777" w:rsidTr="00A30F06">
        <w:trPr>
          <w:jc w:val="center"/>
        </w:trPr>
        <w:tc>
          <w:tcPr>
            <w:tcW w:w="1682" w:type="dxa"/>
          </w:tcPr>
          <w:p w14:paraId="7C35F43E" w14:textId="77777777" w:rsidR="00F8403A" w:rsidRPr="005E5409" w:rsidRDefault="00F8403A" w:rsidP="00A30F06">
            <w:r w:rsidRPr="005E5409">
              <w:rPr>
                <w:sz w:val="18"/>
              </w:rPr>
              <w:t>Haiku 4.5</w:t>
            </w:r>
          </w:p>
        </w:tc>
        <w:tc>
          <w:tcPr>
            <w:tcW w:w="1682" w:type="dxa"/>
          </w:tcPr>
          <w:p w14:paraId="3CE7DBD8" w14:textId="77777777" w:rsidR="00F8403A" w:rsidRPr="005E5409" w:rsidRDefault="00F8403A" w:rsidP="00A30F06">
            <w:r w:rsidRPr="005E5409">
              <w:rPr>
                <w:sz w:val="18"/>
              </w:rPr>
              <w:t>hr_1</w:t>
            </w:r>
          </w:p>
        </w:tc>
        <w:tc>
          <w:tcPr>
            <w:tcW w:w="1682" w:type="dxa"/>
          </w:tcPr>
          <w:p w14:paraId="25E9C7E9" w14:textId="77777777" w:rsidR="00F8403A" w:rsidRPr="005E5409" w:rsidRDefault="00F8403A" w:rsidP="00A30F06">
            <w:r w:rsidRPr="005E5409">
              <w:rPr>
                <w:sz w:val="18"/>
              </w:rPr>
              <w:t>0.21</w:t>
            </w:r>
          </w:p>
        </w:tc>
        <w:tc>
          <w:tcPr>
            <w:tcW w:w="1682" w:type="dxa"/>
          </w:tcPr>
          <w:p w14:paraId="14A6F257" w14:textId="77777777" w:rsidR="00F8403A" w:rsidRPr="005E5409" w:rsidRDefault="00F8403A" w:rsidP="00A30F06">
            <w:r w:rsidRPr="005E5409">
              <w:rPr>
                <w:sz w:val="18"/>
              </w:rPr>
              <w:t>0.67</w:t>
            </w:r>
          </w:p>
        </w:tc>
        <w:tc>
          <w:tcPr>
            <w:tcW w:w="1682" w:type="dxa"/>
          </w:tcPr>
          <w:p w14:paraId="63ABAC06" w14:textId="77777777" w:rsidR="00F8403A" w:rsidRPr="005E5409" w:rsidRDefault="00F8403A" w:rsidP="00A30F06">
            <w:r w:rsidRPr="005E5409">
              <w:rPr>
                <w:sz w:val="18"/>
              </w:rPr>
              <w:t>0.62</w:t>
            </w:r>
          </w:p>
        </w:tc>
        <w:tc>
          <w:tcPr>
            <w:tcW w:w="1682" w:type="dxa"/>
          </w:tcPr>
          <w:p w14:paraId="4BF359C4" w14:textId="77777777" w:rsidR="00F8403A" w:rsidRPr="005E5409" w:rsidRDefault="00F8403A" w:rsidP="00A30F06">
            <w:r w:rsidRPr="005E5409">
              <w:rPr>
                <w:sz w:val="18"/>
              </w:rPr>
              <w:t>0.89</w:t>
            </w:r>
          </w:p>
        </w:tc>
      </w:tr>
      <w:tr w:rsidR="00F8403A" w:rsidRPr="005E5409" w14:paraId="3415F0AD" w14:textId="77777777" w:rsidTr="00A30F06">
        <w:trPr>
          <w:jc w:val="center"/>
        </w:trPr>
        <w:tc>
          <w:tcPr>
            <w:tcW w:w="1682" w:type="dxa"/>
          </w:tcPr>
          <w:p w14:paraId="6F0B9464" w14:textId="77777777" w:rsidR="00F8403A" w:rsidRPr="005E5409" w:rsidRDefault="00F8403A" w:rsidP="00A30F06">
            <w:r w:rsidRPr="005E5409">
              <w:rPr>
                <w:sz w:val="18"/>
              </w:rPr>
              <w:t>GPT-4o</w:t>
            </w:r>
          </w:p>
        </w:tc>
        <w:tc>
          <w:tcPr>
            <w:tcW w:w="1682" w:type="dxa"/>
          </w:tcPr>
          <w:p w14:paraId="2A48B033" w14:textId="77777777" w:rsidR="00F8403A" w:rsidRPr="005E5409" w:rsidRDefault="00F8403A" w:rsidP="00A30F06">
            <w:proofErr w:type="spellStart"/>
            <w:r w:rsidRPr="005E5409">
              <w:rPr>
                <w:sz w:val="18"/>
              </w:rPr>
              <w:t>concert_singer</w:t>
            </w:r>
            <w:proofErr w:type="spellEnd"/>
          </w:p>
        </w:tc>
        <w:tc>
          <w:tcPr>
            <w:tcW w:w="1682" w:type="dxa"/>
          </w:tcPr>
          <w:p w14:paraId="419C4F59" w14:textId="77777777" w:rsidR="00F8403A" w:rsidRPr="005E5409" w:rsidRDefault="00F8403A" w:rsidP="00A30F06">
            <w:r w:rsidRPr="005E5409">
              <w:rPr>
                <w:sz w:val="18"/>
              </w:rPr>
              <w:t>0.16</w:t>
            </w:r>
          </w:p>
        </w:tc>
        <w:tc>
          <w:tcPr>
            <w:tcW w:w="1682" w:type="dxa"/>
          </w:tcPr>
          <w:p w14:paraId="249CD35D" w14:textId="77777777" w:rsidR="00F8403A" w:rsidRPr="005E5409" w:rsidRDefault="00F8403A" w:rsidP="00A30F06">
            <w:r w:rsidRPr="005E5409">
              <w:rPr>
                <w:sz w:val="18"/>
              </w:rPr>
              <w:t>0.82</w:t>
            </w:r>
          </w:p>
        </w:tc>
        <w:tc>
          <w:tcPr>
            <w:tcW w:w="1682" w:type="dxa"/>
          </w:tcPr>
          <w:p w14:paraId="2F655BF2" w14:textId="77777777" w:rsidR="00F8403A" w:rsidRPr="005E5409" w:rsidRDefault="00F8403A" w:rsidP="00A30F06">
            <w:r w:rsidRPr="005E5409">
              <w:rPr>
                <w:sz w:val="18"/>
              </w:rPr>
              <w:t>0.79</w:t>
            </w:r>
          </w:p>
        </w:tc>
        <w:tc>
          <w:tcPr>
            <w:tcW w:w="1682" w:type="dxa"/>
          </w:tcPr>
          <w:p w14:paraId="5E851F7D" w14:textId="77777777" w:rsidR="00F8403A" w:rsidRPr="005E5409" w:rsidRDefault="00F8403A" w:rsidP="00A30F06">
            <w:r w:rsidRPr="005E5409">
              <w:rPr>
                <w:sz w:val="18"/>
              </w:rPr>
              <w:t>0.96</w:t>
            </w:r>
          </w:p>
        </w:tc>
      </w:tr>
      <w:tr w:rsidR="00F8403A" w:rsidRPr="005E5409" w14:paraId="536CDF96" w14:textId="77777777" w:rsidTr="00A30F06">
        <w:trPr>
          <w:jc w:val="center"/>
        </w:trPr>
        <w:tc>
          <w:tcPr>
            <w:tcW w:w="1682" w:type="dxa"/>
          </w:tcPr>
          <w:p w14:paraId="48BEF6C3" w14:textId="77777777" w:rsidR="00F8403A" w:rsidRPr="005E5409" w:rsidRDefault="00F8403A" w:rsidP="00A30F06">
            <w:r w:rsidRPr="005E5409">
              <w:rPr>
                <w:sz w:val="18"/>
              </w:rPr>
              <w:t>GPT-4o</w:t>
            </w:r>
          </w:p>
        </w:tc>
        <w:tc>
          <w:tcPr>
            <w:tcW w:w="1682" w:type="dxa"/>
          </w:tcPr>
          <w:p w14:paraId="610D6F7A" w14:textId="77777777" w:rsidR="00F8403A" w:rsidRPr="005E5409" w:rsidRDefault="00F8403A" w:rsidP="00A30F06">
            <w:r w:rsidRPr="005E5409">
              <w:rPr>
                <w:sz w:val="18"/>
              </w:rPr>
              <w:t>hr_1</w:t>
            </w:r>
          </w:p>
        </w:tc>
        <w:tc>
          <w:tcPr>
            <w:tcW w:w="1682" w:type="dxa"/>
          </w:tcPr>
          <w:p w14:paraId="5B7A96F3" w14:textId="77777777" w:rsidR="00F8403A" w:rsidRPr="005E5409" w:rsidRDefault="00F8403A" w:rsidP="00A30F06">
            <w:r w:rsidRPr="005E5409">
              <w:rPr>
                <w:sz w:val="18"/>
              </w:rPr>
              <w:t>0.21</w:t>
            </w:r>
          </w:p>
        </w:tc>
        <w:tc>
          <w:tcPr>
            <w:tcW w:w="1682" w:type="dxa"/>
          </w:tcPr>
          <w:p w14:paraId="08FDDD3E" w14:textId="77777777" w:rsidR="00F8403A" w:rsidRPr="005E5409" w:rsidRDefault="00F8403A" w:rsidP="00A30F06">
            <w:r w:rsidRPr="005E5409">
              <w:rPr>
                <w:sz w:val="18"/>
              </w:rPr>
              <w:t>0.68</w:t>
            </w:r>
          </w:p>
        </w:tc>
        <w:tc>
          <w:tcPr>
            <w:tcW w:w="1682" w:type="dxa"/>
          </w:tcPr>
          <w:p w14:paraId="0E1D5BC2" w14:textId="77777777" w:rsidR="00F8403A" w:rsidRPr="005E5409" w:rsidRDefault="00F8403A" w:rsidP="00A30F06">
            <w:r w:rsidRPr="005E5409">
              <w:rPr>
                <w:sz w:val="18"/>
              </w:rPr>
              <w:t>0.66</w:t>
            </w:r>
          </w:p>
        </w:tc>
        <w:tc>
          <w:tcPr>
            <w:tcW w:w="1682" w:type="dxa"/>
          </w:tcPr>
          <w:p w14:paraId="1755D8DA" w14:textId="77777777" w:rsidR="00F8403A" w:rsidRPr="005E5409" w:rsidRDefault="00F8403A" w:rsidP="00A30F06">
            <w:r w:rsidRPr="005E5409">
              <w:rPr>
                <w:sz w:val="18"/>
              </w:rPr>
              <w:t>0.94</w:t>
            </w:r>
          </w:p>
        </w:tc>
      </w:tr>
      <w:tr w:rsidR="00F8403A" w:rsidRPr="005E5409" w14:paraId="11B28F92" w14:textId="77777777" w:rsidTr="00A30F06">
        <w:trPr>
          <w:jc w:val="center"/>
        </w:trPr>
        <w:tc>
          <w:tcPr>
            <w:tcW w:w="1682" w:type="dxa"/>
          </w:tcPr>
          <w:p w14:paraId="12CA66C5" w14:textId="77777777" w:rsidR="00F8403A" w:rsidRPr="005E5409" w:rsidRDefault="00F8403A" w:rsidP="00A30F06">
            <w:r w:rsidRPr="005E5409">
              <w:rPr>
                <w:sz w:val="18"/>
              </w:rPr>
              <w:t>Gemini 2.5 Flash</w:t>
            </w:r>
          </w:p>
        </w:tc>
        <w:tc>
          <w:tcPr>
            <w:tcW w:w="1682" w:type="dxa"/>
          </w:tcPr>
          <w:p w14:paraId="79D54EE8" w14:textId="77777777" w:rsidR="00F8403A" w:rsidRPr="005E5409" w:rsidRDefault="00F8403A" w:rsidP="00A30F06">
            <w:proofErr w:type="spellStart"/>
            <w:r w:rsidRPr="005E5409">
              <w:rPr>
                <w:sz w:val="18"/>
              </w:rPr>
              <w:t>concert_singer</w:t>
            </w:r>
            <w:proofErr w:type="spellEnd"/>
          </w:p>
        </w:tc>
        <w:tc>
          <w:tcPr>
            <w:tcW w:w="1682" w:type="dxa"/>
          </w:tcPr>
          <w:p w14:paraId="07411518" w14:textId="77777777" w:rsidR="00F8403A" w:rsidRPr="005E5409" w:rsidRDefault="00F8403A" w:rsidP="00A30F06">
            <w:r w:rsidRPr="005E5409">
              <w:rPr>
                <w:sz w:val="18"/>
              </w:rPr>
              <w:t>0.16</w:t>
            </w:r>
          </w:p>
        </w:tc>
        <w:tc>
          <w:tcPr>
            <w:tcW w:w="1682" w:type="dxa"/>
          </w:tcPr>
          <w:p w14:paraId="66D2E21A" w14:textId="77777777" w:rsidR="00F8403A" w:rsidRPr="005E5409" w:rsidRDefault="00F8403A" w:rsidP="00A30F06">
            <w:r w:rsidRPr="005E5409">
              <w:rPr>
                <w:sz w:val="18"/>
              </w:rPr>
              <w:t>0.88</w:t>
            </w:r>
          </w:p>
        </w:tc>
        <w:tc>
          <w:tcPr>
            <w:tcW w:w="1682" w:type="dxa"/>
          </w:tcPr>
          <w:p w14:paraId="4338FBFA" w14:textId="77777777" w:rsidR="00F8403A" w:rsidRPr="005E5409" w:rsidRDefault="00F8403A" w:rsidP="00A30F06">
            <w:r w:rsidRPr="005E5409">
              <w:rPr>
                <w:sz w:val="18"/>
              </w:rPr>
              <w:t>0.83</w:t>
            </w:r>
          </w:p>
        </w:tc>
        <w:tc>
          <w:tcPr>
            <w:tcW w:w="1682" w:type="dxa"/>
          </w:tcPr>
          <w:p w14:paraId="7C277B4F" w14:textId="77777777" w:rsidR="00F8403A" w:rsidRPr="005E5409" w:rsidRDefault="00F8403A" w:rsidP="00A30F06">
            <w:r w:rsidRPr="005E5409">
              <w:rPr>
                <w:sz w:val="18"/>
              </w:rPr>
              <w:t>0.93</w:t>
            </w:r>
          </w:p>
        </w:tc>
      </w:tr>
      <w:tr w:rsidR="00F8403A" w:rsidRPr="005E5409" w14:paraId="2DC00DCF" w14:textId="77777777" w:rsidTr="00A30F06">
        <w:trPr>
          <w:jc w:val="center"/>
        </w:trPr>
        <w:tc>
          <w:tcPr>
            <w:tcW w:w="1682" w:type="dxa"/>
          </w:tcPr>
          <w:p w14:paraId="0A3A8FE9" w14:textId="77777777" w:rsidR="00F8403A" w:rsidRPr="005E5409" w:rsidRDefault="00F8403A" w:rsidP="00A30F06">
            <w:r w:rsidRPr="005E5409">
              <w:rPr>
                <w:sz w:val="18"/>
              </w:rPr>
              <w:t>Gemini 2.5 Flash</w:t>
            </w:r>
          </w:p>
        </w:tc>
        <w:tc>
          <w:tcPr>
            <w:tcW w:w="1682" w:type="dxa"/>
          </w:tcPr>
          <w:p w14:paraId="03AF9625" w14:textId="77777777" w:rsidR="00F8403A" w:rsidRPr="005E5409" w:rsidRDefault="00F8403A" w:rsidP="00A30F06">
            <w:r w:rsidRPr="005E5409">
              <w:rPr>
                <w:sz w:val="18"/>
              </w:rPr>
              <w:t>hr_1</w:t>
            </w:r>
          </w:p>
        </w:tc>
        <w:tc>
          <w:tcPr>
            <w:tcW w:w="1682" w:type="dxa"/>
          </w:tcPr>
          <w:p w14:paraId="021FBB46" w14:textId="77777777" w:rsidR="00F8403A" w:rsidRPr="005E5409" w:rsidRDefault="00F8403A" w:rsidP="00A30F06">
            <w:r w:rsidRPr="005E5409">
              <w:rPr>
                <w:sz w:val="18"/>
              </w:rPr>
              <w:t>0.21</w:t>
            </w:r>
          </w:p>
        </w:tc>
        <w:tc>
          <w:tcPr>
            <w:tcW w:w="1682" w:type="dxa"/>
          </w:tcPr>
          <w:p w14:paraId="166017E4" w14:textId="77777777" w:rsidR="00F8403A" w:rsidRPr="005E5409" w:rsidRDefault="00F8403A" w:rsidP="00A30F06">
            <w:r w:rsidRPr="005E5409">
              <w:rPr>
                <w:sz w:val="18"/>
              </w:rPr>
              <w:t>0.68</w:t>
            </w:r>
          </w:p>
        </w:tc>
        <w:tc>
          <w:tcPr>
            <w:tcW w:w="1682" w:type="dxa"/>
          </w:tcPr>
          <w:p w14:paraId="7F8146CA" w14:textId="77777777" w:rsidR="00F8403A" w:rsidRPr="005E5409" w:rsidRDefault="00F8403A" w:rsidP="00A30F06">
            <w:r w:rsidRPr="005E5409">
              <w:rPr>
                <w:sz w:val="18"/>
              </w:rPr>
              <w:t>0.66</w:t>
            </w:r>
          </w:p>
        </w:tc>
        <w:tc>
          <w:tcPr>
            <w:tcW w:w="1682" w:type="dxa"/>
          </w:tcPr>
          <w:p w14:paraId="1D85B6BC" w14:textId="77777777" w:rsidR="00F8403A" w:rsidRPr="005E5409" w:rsidRDefault="00F8403A" w:rsidP="00A30F06">
            <w:r w:rsidRPr="005E5409">
              <w:rPr>
                <w:sz w:val="18"/>
              </w:rPr>
              <w:t>0.94</w:t>
            </w:r>
          </w:p>
        </w:tc>
      </w:tr>
      <w:tr w:rsidR="00F8403A" w:rsidRPr="005E5409" w14:paraId="2063F008" w14:textId="77777777" w:rsidTr="00A30F06">
        <w:trPr>
          <w:jc w:val="center"/>
        </w:trPr>
        <w:tc>
          <w:tcPr>
            <w:tcW w:w="1682" w:type="dxa"/>
          </w:tcPr>
          <w:p w14:paraId="3BDE8AED" w14:textId="77777777" w:rsidR="00F8403A" w:rsidRPr="005E5409" w:rsidRDefault="00F8403A" w:rsidP="00A30F06">
            <w:r w:rsidRPr="005E5409">
              <w:rPr>
                <w:sz w:val="18"/>
              </w:rPr>
              <w:t>Llama 3.3 70B</w:t>
            </w:r>
          </w:p>
        </w:tc>
        <w:tc>
          <w:tcPr>
            <w:tcW w:w="1682" w:type="dxa"/>
          </w:tcPr>
          <w:p w14:paraId="63847FEF" w14:textId="77777777" w:rsidR="00F8403A" w:rsidRPr="005E5409" w:rsidRDefault="00F8403A" w:rsidP="00A30F06">
            <w:proofErr w:type="spellStart"/>
            <w:r w:rsidRPr="005E5409">
              <w:rPr>
                <w:sz w:val="18"/>
              </w:rPr>
              <w:t>concert_singer</w:t>
            </w:r>
            <w:proofErr w:type="spellEnd"/>
          </w:p>
        </w:tc>
        <w:tc>
          <w:tcPr>
            <w:tcW w:w="1682" w:type="dxa"/>
          </w:tcPr>
          <w:p w14:paraId="6D2CEBDB" w14:textId="77777777" w:rsidR="00F8403A" w:rsidRPr="005E5409" w:rsidRDefault="00F8403A" w:rsidP="00A30F06">
            <w:r w:rsidRPr="005E5409">
              <w:rPr>
                <w:sz w:val="18"/>
              </w:rPr>
              <w:t>0.16</w:t>
            </w:r>
          </w:p>
        </w:tc>
        <w:tc>
          <w:tcPr>
            <w:tcW w:w="1682" w:type="dxa"/>
          </w:tcPr>
          <w:p w14:paraId="6F61304F" w14:textId="77777777" w:rsidR="00F8403A" w:rsidRPr="005E5409" w:rsidRDefault="00F8403A" w:rsidP="00A30F06">
            <w:r w:rsidRPr="005E5409">
              <w:rPr>
                <w:sz w:val="18"/>
              </w:rPr>
              <w:t>0.86</w:t>
            </w:r>
          </w:p>
        </w:tc>
        <w:tc>
          <w:tcPr>
            <w:tcW w:w="1682" w:type="dxa"/>
          </w:tcPr>
          <w:p w14:paraId="7E873B5C" w14:textId="77777777" w:rsidR="00F8403A" w:rsidRPr="005E5409" w:rsidRDefault="00F8403A" w:rsidP="00A30F06">
            <w:r w:rsidRPr="005E5409">
              <w:rPr>
                <w:sz w:val="18"/>
              </w:rPr>
              <w:t>0.80</w:t>
            </w:r>
          </w:p>
        </w:tc>
        <w:tc>
          <w:tcPr>
            <w:tcW w:w="1682" w:type="dxa"/>
          </w:tcPr>
          <w:p w14:paraId="24FD3195" w14:textId="77777777" w:rsidR="00F8403A" w:rsidRPr="005E5409" w:rsidRDefault="00F8403A" w:rsidP="00A30F06">
            <w:r w:rsidRPr="005E5409">
              <w:rPr>
                <w:sz w:val="18"/>
              </w:rPr>
              <w:t>0.93</w:t>
            </w:r>
          </w:p>
        </w:tc>
      </w:tr>
      <w:tr w:rsidR="00F8403A" w:rsidRPr="005E5409" w14:paraId="41A5ACFA" w14:textId="77777777" w:rsidTr="00A30F06">
        <w:trPr>
          <w:jc w:val="center"/>
        </w:trPr>
        <w:tc>
          <w:tcPr>
            <w:tcW w:w="1682" w:type="dxa"/>
          </w:tcPr>
          <w:p w14:paraId="34FC20A6" w14:textId="77777777" w:rsidR="00F8403A" w:rsidRPr="005E5409" w:rsidRDefault="00F8403A" w:rsidP="00A30F06">
            <w:r w:rsidRPr="005E5409">
              <w:rPr>
                <w:sz w:val="18"/>
              </w:rPr>
              <w:t>Llama 3.3 70B</w:t>
            </w:r>
          </w:p>
        </w:tc>
        <w:tc>
          <w:tcPr>
            <w:tcW w:w="1682" w:type="dxa"/>
          </w:tcPr>
          <w:p w14:paraId="477D4D8E" w14:textId="77777777" w:rsidR="00F8403A" w:rsidRPr="005E5409" w:rsidRDefault="00F8403A" w:rsidP="00A30F06">
            <w:r w:rsidRPr="005E5409">
              <w:rPr>
                <w:sz w:val="18"/>
              </w:rPr>
              <w:t>hr_1</w:t>
            </w:r>
          </w:p>
        </w:tc>
        <w:tc>
          <w:tcPr>
            <w:tcW w:w="1682" w:type="dxa"/>
          </w:tcPr>
          <w:p w14:paraId="2D1524D7" w14:textId="77777777" w:rsidR="00F8403A" w:rsidRPr="005E5409" w:rsidRDefault="00F8403A" w:rsidP="00A30F06">
            <w:r w:rsidRPr="005E5409">
              <w:rPr>
                <w:sz w:val="18"/>
              </w:rPr>
              <w:t>0.22</w:t>
            </w:r>
          </w:p>
        </w:tc>
        <w:tc>
          <w:tcPr>
            <w:tcW w:w="1682" w:type="dxa"/>
          </w:tcPr>
          <w:p w14:paraId="1F33274C" w14:textId="77777777" w:rsidR="00F8403A" w:rsidRPr="005E5409" w:rsidRDefault="00F8403A" w:rsidP="00A30F06">
            <w:r w:rsidRPr="005E5409">
              <w:rPr>
                <w:sz w:val="18"/>
              </w:rPr>
              <w:t>0.72</w:t>
            </w:r>
          </w:p>
        </w:tc>
        <w:tc>
          <w:tcPr>
            <w:tcW w:w="1682" w:type="dxa"/>
          </w:tcPr>
          <w:p w14:paraId="08774443" w14:textId="77777777" w:rsidR="00F8403A" w:rsidRPr="005E5409" w:rsidRDefault="00F8403A" w:rsidP="00A30F06">
            <w:r w:rsidRPr="005E5409">
              <w:rPr>
                <w:sz w:val="18"/>
              </w:rPr>
              <w:t>0.71</w:t>
            </w:r>
          </w:p>
        </w:tc>
        <w:tc>
          <w:tcPr>
            <w:tcW w:w="1682" w:type="dxa"/>
          </w:tcPr>
          <w:p w14:paraId="628273E9" w14:textId="77777777" w:rsidR="00F8403A" w:rsidRPr="005E5409" w:rsidRDefault="00F8403A" w:rsidP="00A30F06">
            <w:r w:rsidRPr="005E5409">
              <w:rPr>
                <w:sz w:val="18"/>
              </w:rPr>
              <w:t>0.97</w:t>
            </w:r>
          </w:p>
        </w:tc>
      </w:tr>
    </w:tbl>
    <w:p w14:paraId="0BE9CBEA" w14:textId="5F2741AB" w:rsidR="00F8403A" w:rsidRPr="005E5409" w:rsidRDefault="00F8403A" w:rsidP="00F8403A">
      <w:pPr>
        <w:spacing w:after="80" w:line="259" w:lineRule="auto"/>
        <w:jc w:val="both"/>
      </w:pPr>
      <w:r w:rsidRPr="005E5409">
        <w:t>All four clients completed the full evaluation matrix (both databases, all five operators, 76 queries each). Across the board, the MCP path raises Execution Accuracy from near-zero on the stale schema to within a few points of the refreshed-schema ceiling, giving Recovery Rates between 0.80 and 0.97. McNemar's paired test rejects the null hypothesis of no difference for MCP versus the stale baseline on all eight model-database combinations (b ≥ 31, c = 0 in every case; minimum χ² = 31, p &lt; 0.001), confirming that the gain is not attributable to chance and is not explained by a single error-correction retry. Recovery Rates by model: Haiku 4.5 RR = 0.80–0.89, GPT-4o RR = 0.94–0.96, Gemini 2.5 Flash RR = 0.93–0.94, Llama 3.3 70B RR = 0.93–0.97.</w:t>
      </w:r>
      <w:r w:rsidR="00093275" w:rsidRPr="005E5409">
        <w:t xml:space="preserve"> How stable are these numbers under temperature=0 API non-determinism? Each query was re-run five times (Haiku 4.5, both databases, all operators). The stale, error-feedback, and MCP outcomes were 100% stable per query across all five seeds; agreement on the pre-schema and refreshed arms was 0.993, two flips, both on queries whose gold answer admits several near-equivalent SQL formulations. A GPT-4o three-seed sweep on the same matrix shows the stale, refreshed, and error-feedback outcomes 100% stable with MCP agreement 0.967. </w:t>
      </w:r>
      <w:proofErr w:type="gramStart"/>
      <w:r w:rsidR="00093275" w:rsidRPr="005E5409">
        <w:t>The five flipping queries,</w:t>
      </w:r>
      <w:proofErr w:type="gramEnd"/>
      <w:r w:rsidR="00093275" w:rsidRPr="005E5409">
        <w:t xml:space="preserve"> </w:t>
      </w:r>
      <w:proofErr w:type="spellStart"/>
      <w:r w:rsidR="00093275" w:rsidRPr="005E5409">
        <w:t>itemised</w:t>
      </w:r>
      <w:proofErr w:type="spellEnd"/>
      <w:r w:rsidR="00093275" w:rsidRPr="005E5409">
        <w:t xml:space="preserve"> per seed in the repository, isolate provider-side non-determinism on the re-prompt path. The reported accuracies are stable point estimates, not single-draw artefacts.</w:t>
      </w:r>
    </w:p>
    <w:p w14:paraId="30E1D052" w14:textId="77777777" w:rsidR="00A30EE8" w:rsidRPr="005E5409" w:rsidRDefault="00F8403A" w:rsidP="00A30EE8">
      <w:pPr>
        <w:spacing w:after="80" w:line="259" w:lineRule="auto"/>
        <w:jc w:val="both"/>
      </w:pPr>
      <w:r w:rsidRPr="005E5409">
        <w:t xml:space="preserve">The operator-level breakdown is consistent across clients. Table-rename, table-split, and table-merge perturbations recover strongly, because the abstract-syntax-tree rewriter can reconstruct the affected identifiers or join structure from the schema diff alone. The column-merge operator is the consistent exception: when two columns are combined through an expression, the original components are no longer recoverable from the post-schema, the rewriter cannot invent the inverse transformation, and Execution Accuracy on the MCP path stays at the stale level. This boundary is a property of the operator rather than of the client, and it appears for every model evaluated. For the rename databases, three of the four models produced Recovery Rates above 1.0 on at least one database (e.g., Gemini 2.5 Flash, TABLE_RENAME </w:t>
      </w:r>
      <w:r w:rsidRPr="005E5409">
        <w:lastRenderedPageBreak/>
        <w:t xml:space="preserve">operator subset, </w:t>
      </w:r>
      <w:proofErr w:type="spellStart"/>
      <w:r w:rsidRPr="005E5409">
        <w:t>concert_singer</w:t>
      </w:r>
      <w:proofErr w:type="spellEnd"/>
      <w:r w:rsidRPr="005E5409">
        <w:t xml:space="preserve">: per-operator RR = 1.30, </w:t>
      </w:r>
      <w:proofErr w:type="spellStart"/>
      <w:r w:rsidRPr="005E5409">
        <w:t>EX_mcp</w:t>
      </w:r>
      <w:proofErr w:type="spellEnd"/>
      <w:r w:rsidRPr="005E5409">
        <w:t xml:space="preserve"> = 0.94 vs. </w:t>
      </w:r>
      <w:proofErr w:type="spellStart"/>
      <w:r w:rsidRPr="005E5409">
        <w:t>EX_refreshed</w:t>
      </w:r>
      <w:proofErr w:type="spellEnd"/>
      <w:r w:rsidRPr="005E5409">
        <w:t xml:space="preserve"> = 0.75 (pooled </w:t>
      </w:r>
      <w:proofErr w:type="spellStart"/>
      <w:r w:rsidRPr="005E5409">
        <w:t>EX_refreshed</w:t>
      </w:r>
      <w:proofErr w:type="spellEnd"/>
      <w:r w:rsidRPr="005E5409">
        <w:t xml:space="preserve"> for Gemini </w:t>
      </w:r>
      <w:proofErr w:type="spellStart"/>
      <w:r w:rsidRPr="005E5409">
        <w:t>concert_singer</w:t>
      </w:r>
      <w:proofErr w:type="spellEnd"/>
      <w:r w:rsidRPr="005E5409">
        <w:t xml:space="preserve"> = 0.88)). This occurs when relinking a previously correct query yields a higher accuracy than regenerating it from scratch, since regeneration reintroduces the model's own generation errors. The effect is real but small, and at the present sample size the refreshed-schema ceiling carries non-trivial sampling variance. Recovery Rate is therefore interpreted as recovery toward, and occasionally beyond, the refreshed-schema reference rather than as a strict upper bound; larger query sets in the journal extension will tighten this estimate. The per-operator ablation values cited above (COLUMN_MERGE, Config A EX = 0.21, Config B EX = 0.50) do not appear in </w:t>
      </w:r>
      <w:r w:rsidR="00093275" w:rsidRPr="005E5409">
        <w:t>Table V</w:t>
      </w:r>
      <w:r w:rsidRPr="005E5409">
        <w:t>, which reports pooled EX only.</w:t>
      </w:r>
    </w:p>
    <w:p w14:paraId="1A274B0C" w14:textId="77777777" w:rsidR="00A30EE8" w:rsidRPr="005E5409" w:rsidRDefault="00093275" w:rsidP="00093275">
      <w:pPr>
        <w:spacing w:after="80" w:line="259" w:lineRule="auto"/>
        <w:jc w:val="both"/>
      </w:pPr>
      <w:r w:rsidRPr="005E5409">
        <w:rPr>
          <w:bCs/>
          <w:i/>
          <w:iCs/>
        </w:rPr>
        <w:t>D. MCP versus Vendor-Native Function Calling</w:t>
      </w:r>
    </w:p>
    <w:p w14:paraId="6B8BCE38" w14:textId="21321A4A" w:rsidR="00093275" w:rsidRPr="005E5409" w:rsidRDefault="00093275" w:rsidP="00093275">
      <w:pPr>
        <w:spacing w:after="80" w:line="259" w:lineRule="auto"/>
        <w:jc w:val="both"/>
      </w:pPr>
      <w:r w:rsidRPr="005E5409">
        <w:t xml:space="preserve">Does the transport itself matter? To answer this, the same three primitives were re-exposed through vendor-native function calling (Anthropic tool use for Claude Haiku 4.5, OpenAI function calling for GPT-4o) in an agentic loop capped at eight tool turns. A third arm drops the protocol entirely: the classified diff is pasted into a single regeneration prompt (diff-in-prompt). Every arm sees the same middleware, byte for byte, and runs on both databases across all five operators, 152 scored queries per model. We re-ran the stale-schema baseline as a sanity </w:t>
      </w:r>
      <w:proofErr w:type="gramStart"/>
      <w:r w:rsidRPr="005E5409">
        <w:t>check</w:t>
      </w:r>
      <w:proofErr w:type="gramEnd"/>
      <w:r w:rsidRPr="005E5409">
        <w:t xml:space="preserve"> and it agreed with the canonical baseline on every query. Table VII shows the outcome. On accuracy, the transports are statistically indistinguishable. Vendor-native function calling reaches EX = 0.658 (Haiku) and 0.737 (GPT-4o) against the MCP path's 0.605 and 0.724; McNemar's exact test gives p = 0.169 and p = 0.774, Holm-corrected within each model's test family. The diff-in-prompt arm matches vendor-native on both models (p = 1.00 and p = 0.774). What carried the recovery was the classified schema diff itself; the delivery protocol contributed nothing measurable. The design predicts exactly this, since both surfaces route the same primitives over the same payloads. Where the arms do differ is where the design says they should: token spend and tool </w:t>
      </w:r>
      <w:proofErr w:type="spellStart"/>
      <w:r w:rsidRPr="005E5409">
        <w:t>behaviour</w:t>
      </w:r>
      <w:proofErr w:type="spellEnd"/>
      <w:r w:rsidRPr="005E5409">
        <w:t xml:space="preserve">. The agentic vendor loop consumes 9–14× the tokens of the single-call arms: mean 4838 vs. 336 input tokens per query for Haiku, USD 0.0061 vs. 0.0005 per query. The two vendors also exercise the primitives differently. Haiku invoked the deterministic </w:t>
      </w:r>
      <w:proofErr w:type="spellStart"/>
      <w:r w:rsidRPr="005E5409">
        <w:t>relink_sql</w:t>
      </w:r>
      <w:proofErr w:type="spellEnd"/>
      <w:r w:rsidRPr="005E5409">
        <w:t xml:space="preserve"> tool on only 11% of queries and preferred to rewrite SQL itself from the diff; GPT-4o invoked it on 86%. MCP's fixed server-side pipeline makes this </w:t>
      </w:r>
      <w:proofErr w:type="spellStart"/>
      <w:r w:rsidRPr="005E5409">
        <w:t>behavioural</w:t>
      </w:r>
      <w:proofErr w:type="spellEnd"/>
      <w:r w:rsidRPr="005E5409">
        <w:t xml:space="preserve"> asymmetry irrelevant to the outcome.</w:t>
      </w:r>
    </w:p>
    <w:p w14:paraId="59065433" w14:textId="77777777" w:rsidR="006C065B" w:rsidRPr="005E5409" w:rsidRDefault="006C065B" w:rsidP="00093275">
      <w:pPr>
        <w:spacing w:after="80" w:line="259" w:lineRule="auto"/>
        <w:jc w:val="both"/>
      </w:pPr>
    </w:p>
    <w:p w14:paraId="3C368B0F" w14:textId="77777777" w:rsidR="006C065B" w:rsidRPr="005E5409" w:rsidRDefault="006C065B" w:rsidP="00093275">
      <w:pPr>
        <w:spacing w:after="80" w:line="259" w:lineRule="auto"/>
        <w:jc w:val="both"/>
      </w:pPr>
    </w:p>
    <w:p w14:paraId="6E34DB1F" w14:textId="77777777" w:rsidR="006C065B" w:rsidRPr="005E5409" w:rsidRDefault="006C065B" w:rsidP="00093275">
      <w:pPr>
        <w:spacing w:after="80" w:line="259" w:lineRule="auto"/>
        <w:jc w:val="both"/>
      </w:pPr>
    </w:p>
    <w:p w14:paraId="7E322DA2" w14:textId="77777777" w:rsidR="006C065B" w:rsidRPr="005E5409" w:rsidRDefault="006C065B" w:rsidP="00093275">
      <w:pPr>
        <w:spacing w:after="80" w:line="259" w:lineRule="auto"/>
        <w:jc w:val="both"/>
      </w:pPr>
    </w:p>
    <w:p w14:paraId="33888D6C" w14:textId="77777777" w:rsidR="006C065B" w:rsidRPr="005E5409" w:rsidRDefault="006C065B" w:rsidP="00093275">
      <w:pPr>
        <w:spacing w:after="80" w:line="259" w:lineRule="auto"/>
        <w:jc w:val="both"/>
      </w:pPr>
    </w:p>
    <w:p w14:paraId="395671B6" w14:textId="77777777" w:rsidR="006C065B" w:rsidRPr="005E5409" w:rsidRDefault="006C065B" w:rsidP="00093275">
      <w:pPr>
        <w:spacing w:after="80" w:line="259" w:lineRule="auto"/>
        <w:jc w:val="both"/>
      </w:pPr>
    </w:p>
    <w:p w14:paraId="0FAB0736" w14:textId="77777777" w:rsidR="006C065B" w:rsidRPr="005E5409" w:rsidRDefault="006C065B" w:rsidP="00093275">
      <w:pPr>
        <w:spacing w:after="80" w:line="259" w:lineRule="auto"/>
        <w:jc w:val="both"/>
      </w:pPr>
    </w:p>
    <w:p w14:paraId="6D732B09" w14:textId="77777777" w:rsidR="00093275" w:rsidRPr="005E5409" w:rsidRDefault="00093275" w:rsidP="00093275">
      <w:pPr>
        <w:spacing w:after="40"/>
        <w:jc w:val="center"/>
        <w:rPr>
          <w:bCs/>
        </w:rPr>
      </w:pPr>
      <w:r w:rsidRPr="005E5409">
        <w:rPr>
          <w:bCs/>
          <w:sz w:val="16"/>
        </w:rPr>
        <w:t>TABLE VII.   MCP VERSUS VENDOR-NATIVE FUNCTION CALLING AND DIFF-IN-PROMPT (POOLED, BOTH DATABASES, FIVE OPERATORS, N=152 PER MODEL). McNEMAR p IS THE EXACT TWO-SIDED TEST OF THE ARM AGAINST THE MCP PATH</w:t>
      </w:r>
    </w:p>
    <w:tbl>
      <w:tblPr>
        <w:tblStyle w:val="TableGrid"/>
        <w:tblW w:w="4866" w:type="dxa"/>
        <w:jc w:val="center"/>
        <w:tblLayout w:type="fixed"/>
        <w:tblLook w:val="04A0" w:firstRow="1" w:lastRow="0" w:firstColumn="1" w:lastColumn="0" w:noHBand="0" w:noVBand="1"/>
      </w:tblPr>
      <w:tblGrid>
        <w:gridCol w:w="1622"/>
        <w:gridCol w:w="811"/>
        <w:gridCol w:w="811"/>
        <w:gridCol w:w="811"/>
        <w:gridCol w:w="811"/>
      </w:tblGrid>
      <w:tr w:rsidR="00093275" w:rsidRPr="005E5409" w14:paraId="7A874783" w14:textId="77777777" w:rsidTr="00334B06">
        <w:trPr>
          <w:jc w:val="center"/>
        </w:trPr>
        <w:tc>
          <w:tcPr>
            <w:tcW w:w="1622" w:type="dxa"/>
          </w:tcPr>
          <w:p w14:paraId="7646D94C" w14:textId="77777777" w:rsidR="00093275" w:rsidRPr="005E5409" w:rsidRDefault="00093275" w:rsidP="00334B06">
            <w:r w:rsidRPr="005E5409">
              <w:rPr>
                <w:b/>
                <w:sz w:val="18"/>
              </w:rPr>
              <w:t>Model</w:t>
            </w:r>
          </w:p>
        </w:tc>
        <w:tc>
          <w:tcPr>
            <w:tcW w:w="811" w:type="dxa"/>
          </w:tcPr>
          <w:p w14:paraId="170B4182" w14:textId="77777777" w:rsidR="00093275" w:rsidRPr="005E5409" w:rsidRDefault="00093275" w:rsidP="00334B06">
            <w:r w:rsidRPr="005E5409">
              <w:rPr>
                <w:b/>
                <w:sz w:val="18"/>
              </w:rPr>
              <w:t>Arm</w:t>
            </w:r>
          </w:p>
        </w:tc>
        <w:tc>
          <w:tcPr>
            <w:tcW w:w="811" w:type="dxa"/>
          </w:tcPr>
          <w:p w14:paraId="25DCC64F" w14:textId="77777777" w:rsidR="00093275" w:rsidRPr="005E5409" w:rsidRDefault="00093275" w:rsidP="00334B06">
            <w:r w:rsidRPr="005E5409">
              <w:rPr>
                <w:b/>
                <w:sz w:val="18"/>
              </w:rPr>
              <w:t>EX</w:t>
            </w:r>
          </w:p>
        </w:tc>
        <w:tc>
          <w:tcPr>
            <w:tcW w:w="811" w:type="dxa"/>
          </w:tcPr>
          <w:p w14:paraId="21B09360" w14:textId="77777777" w:rsidR="00093275" w:rsidRPr="005E5409" w:rsidRDefault="00093275" w:rsidP="00334B06">
            <w:r w:rsidRPr="005E5409">
              <w:rPr>
                <w:b/>
                <w:sz w:val="18"/>
              </w:rPr>
              <w:t>RR</w:t>
            </w:r>
          </w:p>
        </w:tc>
        <w:tc>
          <w:tcPr>
            <w:tcW w:w="811" w:type="dxa"/>
          </w:tcPr>
          <w:p w14:paraId="0E129914" w14:textId="77777777" w:rsidR="00093275" w:rsidRPr="005E5409" w:rsidRDefault="00093275" w:rsidP="00334B06">
            <w:r w:rsidRPr="005E5409">
              <w:rPr>
                <w:b/>
                <w:sz w:val="18"/>
              </w:rPr>
              <w:t>p vs MCP</w:t>
            </w:r>
          </w:p>
        </w:tc>
      </w:tr>
      <w:tr w:rsidR="00093275" w:rsidRPr="005E5409" w14:paraId="506C00B5" w14:textId="77777777" w:rsidTr="00334B06">
        <w:trPr>
          <w:jc w:val="center"/>
        </w:trPr>
        <w:tc>
          <w:tcPr>
            <w:tcW w:w="1622" w:type="dxa"/>
          </w:tcPr>
          <w:p w14:paraId="32CF7616" w14:textId="77777777" w:rsidR="00093275" w:rsidRPr="005E5409" w:rsidRDefault="00093275" w:rsidP="00334B06">
            <w:r w:rsidRPr="005E5409">
              <w:rPr>
                <w:sz w:val="18"/>
              </w:rPr>
              <w:t>Haiku 4.5</w:t>
            </w:r>
          </w:p>
        </w:tc>
        <w:tc>
          <w:tcPr>
            <w:tcW w:w="811" w:type="dxa"/>
          </w:tcPr>
          <w:p w14:paraId="5BF1E974" w14:textId="77777777" w:rsidR="00093275" w:rsidRPr="005E5409" w:rsidRDefault="00093275" w:rsidP="00334B06">
            <w:r w:rsidRPr="005E5409">
              <w:rPr>
                <w:sz w:val="18"/>
              </w:rPr>
              <w:t>MCP</w:t>
            </w:r>
          </w:p>
        </w:tc>
        <w:tc>
          <w:tcPr>
            <w:tcW w:w="811" w:type="dxa"/>
          </w:tcPr>
          <w:p w14:paraId="6A960192" w14:textId="77777777" w:rsidR="00093275" w:rsidRPr="005E5409" w:rsidRDefault="00093275" w:rsidP="00334B06">
            <w:r w:rsidRPr="005E5409">
              <w:rPr>
                <w:sz w:val="18"/>
              </w:rPr>
              <w:t>0.605</w:t>
            </w:r>
          </w:p>
        </w:tc>
        <w:tc>
          <w:tcPr>
            <w:tcW w:w="811" w:type="dxa"/>
          </w:tcPr>
          <w:p w14:paraId="17C7369A" w14:textId="77777777" w:rsidR="00093275" w:rsidRPr="005E5409" w:rsidRDefault="00093275" w:rsidP="00334B06">
            <w:r w:rsidRPr="005E5409">
              <w:rPr>
                <w:sz w:val="18"/>
              </w:rPr>
              <w:t>0.840</w:t>
            </w:r>
          </w:p>
        </w:tc>
        <w:tc>
          <w:tcPr>
            <w:tcW w:w="811" w:type="dxa"/>
          </w:tcPr>
          <w:p w14:paraId="50866F63" w14:textId="77777777" w:rsidR="00093275" w:rsidRPr="005E5409" w:rsidRDefault="00093275" w:rsidP="00334B06">
            <w:r w:rsidRPr="005E5409">
              <w:rPr>
                <w:sz w:val="18"/>
              </w:rPr>
              <w:t>—</w:t>
            </w:r>
          </w:p>
        </w:tc>
      </w:tr>
      <w:tr w:rsidR="00093275" w:rsidRPr="005E5409" w14:paraId="6F67AA09" w14:textId="77777777" w:rsidTr="00334B06">
        <w:trPr>
          <w:jc w:val="center"/>
        </w:trPr>
        <w:tc>
          <w:tcPr>
            <w:tcW w:w="1622" w:type="dxa"/>
          </w:tcPr>
          <w:p w14:paraId="5A63EE21" w14:textId="77777777" w:rsidR="00093275" w:rsidRPr="005E5409" w:rsidRDefault="00093275" w:rsidP="00334B06">
            <w:r w:rsidRPr="005E5409">
              <w:rPr>
                <w:sz w:val="18"/>
              </w:rPr>
              <w:t>Haiku 4.5</w:t>
            </w:r>
          </w:p>
        </w:tc>
        <w:tc>
          <w:tcPr>
            <w:tcW w:w="811" w:type="dxa"/>
          </w:tcPr>
          <w:p w14:paraId="46B341AD" w14:textId="77777777" w:rsidR="00093275" w:rsidRPr="005E5409" w:rsidRDefault="00093275" w:rsidP="00334B06">
            <w:r w:rsidRPr="005E5409">
              <w:rPr>
                <w:sz w:val="18"/>
              </w:rPr>
              <w:t>Vendor-native</w:t>
            </w:r>
          </w:p>
        </w:tc>
        <w:tc>
          <w:tcPr>
            <w:tcW w:w="811" w:type="dxa"/>
          </w:tcPr>
          <w:p w14:paraId="65EB73F2" w14:textId="77777777" w:rsidR="00093275" w:rsidRPr="005E5409" w:rsidRDefault="00093275" w:rsidP="00334B06">
            <w:r w:rsidRPr="005E5409">
              <w:rPr>
                <w:sz w:val="18"/>
              </w:rPr>
              <w:t>0.658</w:t>
            </w:r>
          </w:p>
        </w:tc>
        <w:tc>
          <w:tcPr>
            <w:tcW w:w="811" w:type="dxa"/>
          </w:tcPr>
          <w:p w14:paraId="14CBEC8C" w14:textId="77777777" w:rsidR="00093275" w:rsidRPr="005E5409" w:rsidRDefault="00093275" w:rsidP="00334B06">
            <w:r w:rsidRPr="005E5409">
              <w:rPr>
                <w:sz w:val="18"/>
              </w:rPr>
              <w:t>0.938</w:t>
            </w:r>
          </w:p>
        </w:tc>
        <w:tc>
          <w:tcPr>
            <w:tcW w:w="811" w:type="dxa"/>
          </w:tcPr>
          <w:p w14:paraId="6E3E8455" w14:textId="77777777" w:rsidR="00093275" w:rsidRPr="005E5409" w:rsidRDefault="00093275" w:rsidP="00334B06">
            <w:r w:rsidRPr="005E5409">
              <w:rPr>
                <w:sz w:val="18"/>
              </w:rPr>
              <w:t>0.169</w:t>
            </w:r>
          </w:p>
        </w:tc>
      </w:tr>
      <w:tr w:rsidR="00093275" w:rsidRPr="005E5409" w14:paraId="29723F55" w14:textId="77777777" w:rsidTr="00334B06">
        <w:trPr>
          <w:jc w:val="center"/>
        </w:trPr>
        <w:tc>
          <w:tcPr>
            <w:tcW w:w="1622" w:type="dxa"/>
          </w:tcPr>
          <w:p w14:paraId="76F31087" w14:textId="77777777" w:rsidR="00093275" w:rsidRPr="005E5409" w:rsidRDefault="00093275" w:rsidP="00334B06">
            <w:r w:rsidRPr="005E5409">
              <w:rPr>
                <w:sz w:val="18"/>
              </w:rPr>
              <w:t>Haiku 4.5</w:t>
            </w:r>
          </w:p>
        </w:tc>
        <w:tc>
          <w:tcPr>
            <w:tcW w:w="811" w:type="dxa"/>
          </w:tcPr>
          <w:p w14:paraId="65CE1595" w14:textId="77777777" w:rsidR="00093275" w:rsidRPr="005E5409" w:rsidRDefault="00093275" w:rsidP="00334B06">
            <w:r w:rsidRPr="005E5409">
              <w:rPr>
                <w:sz w:val="18"/>
              </w:rPr>
              <w:t>Diff-in-prompt</w:t>
            </w:r>
          </w:p>
        </w:tc>
        <w:tc>
          <w:tcPr>
            <w:tcW w:w="811" w:type="dxa"/>
          </w:tcPr>
          <w:p w14:paraId="2E1EEFCA" w14:textId="77777777" w:rsidR="00093275" w:rsidRPr="005E5409" w:rsidRDefault="00093275" w:rsidP="00334B06">
            <w:r w:rsidRPr="005E5409">
              <w:rPr>
                <w:sz w:val="18"/>
              </w:rPr>
              <w:t>0.664</w:t>
            </w:r>
          </w:p>
        </w:tc>
        <w:tc>
          <w:tcPr>
            <w:tcW w:w="811" w:type="dxa"/>
          </w:tcPr>
          <w:p w14:paraId="73E1D91E" w14:textId="77777777" w:rsidR="00093275" w:rsidRPr="005E5409" w:rsidRDefault="00093275" w:rsidP="00334B06">
            <w:r w:rsidRPr="005E5409">
              <w:rPr>
                <w:sz w:val="18"/>
              </w:rPr>
              <w:t>0.951</w:t>
            </w:r>
          </w:p>
        </w:tc>
        <w:tc>
          <w:tcPr>
            <w:tcW w:w="811" w:type="dxa"/>
          </w:tcPr>
          <w:p w14:paraId="3A5351B4" w14:textId="77777777" w:rsidR="00093275" w:rsidRPr="005E5409" w:rsidRDefault="00093275" w:rsidP="00334B06">
            <w:r w:rsidRPr="005E5409">
              <w:rPr>
                <w:sz w:val="18"/>
              </w:rPr>
              <w:t>0.045</w:t>
            </w:r>
          </w:p>
        </w:tc>
      </w:tr>
      <w:tr w:rsidR="00093275" w:rsidRPr="005E5409" w14:paraId="29DC1C07" w14:textId="77777777" w:rsidTr="00334B06">
        <w:trPr>
          <w:jc w:val="center"/>
        </w:trPr>
        <w:tc>
          <w:tcPr>
            <w:tcW w:w="1622" w:type="dxa"/>
          </w:tcPr>
          <w:p w14:paraId="1EF46AA9" w14:textId="77777777" w:rsidR="00093275" w:rsidRPr="005E5409" w:rsidRDefault="00093275" w:rsidP="00334B06">
            <w:r w:rsidRPr="005E5409">
              <w:rPr>
                <w:sz w:val="18"/>
              </w:rPr>
              <w:t>GPT-4o</w:t>
            </w:r>
          </w:p>
        </w:tc>
        <w:tc>
          <w:tcPr>
            <w:tcW w:w="811" w:type="dxa"/>
          </w:tcPr>
          <w:p w14:paraId="21AC9383" w14:textId="77777777" w:rsidR="00093275" w:rsidRPr="005E5409" w:rsidRDefault="00093275" w:rsidP="00334B06">
            <w:r w:rsidRPr="005E5409">
              <w:rPr>
                <w:sz w:val="18"/>
              </w:rPr>
              <w:t>MCP</w:t>
            </w:r>
          </w:p>
        </w:tc>
        <w:tc>
          <w:tcPr>
            <w:tcW w:w="811" w:type="dxa"/>
          </w:tcPr>
          <w:p w14:paraId="74A3D251" w14:textId="77777777" w:rsidR="00093275" w:rsidRPr="005E5409" w:rsidRDefault="00093275" w:rsidP="00334B06">
            <w:r w:rsidRPr="005E5409">
              <w:rPr>
                <w:sz w:val="18"/>
              </w:rPr>
              <w:t>0.724</w:t>
            </w:r>
          </w:p>
        </w:tc>
        <w:tc>
          <w:tcPr>
            <w:tcW w:w="811" w:type="dxa"/>
          </w:tcPr>
          <w:p w14:paraId="4BC86370" w14:textId="77777777" w:rsidR="00093275" w:rsidRPr="005E5409" w:rsidRDefault="00093275" w:rsidP="00334B06">
            <w:r w:rsidRPr="005E5409">
              <w:rPr>
                <w:sz w:val="18"/>
              </w:rPr>
              <w:t>0.953</w:t>
            </w:r>
          </w:p>
        </w:tc>
        <w:tc>
          <w:tcPr>
            <w:tcW w:w="811" w:type="dxa"/>
          </w:tcPr>
          <w:p w14:paraId="619B9CD2" w14:textId="77777777" w:rsidR="00093275" w:rsidRPr="005E5409" w:rsidRDefault="00093275" w:rsidP="00334B06">
            <w:r w:rsidRPr="005E5409">
              <w:rPr>
                <w:sz w:val="18"/>
              </w:rPr>
              <w:t>—</w:t>
            </w:r>
          </w:p>
        </w:tc>
      </w:tr>
      <w:tr w:rsidR="00093275" w:rsidRPr="005E5409" w14:paraId="29462719" w14:textId="77777777" w:rsidTr="00334B06">
        <w:trPr>
          <w:jc w:val="center"/>
        </w:trPr>
        <w:tc>
          <w:tcPr>
            <w:tcW w:w="1622" w:type="dxa"/>
          </w:tcPr>
          <w:p w14:paraId="7C2BF60E" w14:textId="77777777" w:rsidR="00093275" w:rsidRPr="005E5409" w:rsidRDefault="00093275" w:rsidP="00334B06">
            <w:r w:rsidRPr="005E5409">
              <w:rPr>
                <w:sz w:val="18"/>
              </w:rPr>
              <w:t>GPT-4o</w:t>
            </w:r>
          </w:p>
        </w:tc>
        <w:tc>
          <w:tcPr>
            <w:tcW w:w="811" w:type="dxa"/>
          </w:tcPr>
          <w:p w14:paraId="3D8B7C29" w14:textId="77777777" w:rsidR="00093275" w:rsidRPr="005E5409" w:rsidRDefault="00093275" w:rsidP="00334B06">
            <w:r w:rsidRPr="005E5409">
              <w:rPr>
                <w:sz w:val="18"/>
              </w:rPr>
              <w:t>Vendor-native</w:t>
            </w:r>
          </w:p>
        </w:tc>
        <w:tc>
          <w:tcPr>
            <w:tcW w:w="811" w:type="dxa"/>
          </w:tcPr>
          <w:p w14:paraId="2B26FB26" w14:textId="77777777" w:rsidR="00093275" w:rsidRPr="005E5409" w:rsidRDefault="00093275" w:rsidP="00334B06">
            <w:r w:rsidRPr="005E5409">
              <w:rPr>
                <w:sz w:val="18"/>
              </w:rPr>
              <w:t>0.737</w:t>
            </w:r>
          </w:p>
        </w:tc>
        <w:tc>
          <w:tcPr>
            <w:tcW w:w="811" w:type="dxa"/>
          </w:tcPr>
          <w:p w14:paraId="117DBADF" w14:textId="77777777" w:rsidR="00093275" w:rsidRPr="005E5409" w:rsidRDefault="00093275" w:rsidP="00334B06">
            <w:r w:rsidRPr="005E5409">
              <w:rPr>
                <w:sz w:val="18"/>
              </w:rPr>
              <w:t>0.977</w:t>
            </w:r>
          </w:p>
        </w:tc>
        <w:tc>
          <w:tcPr>
            <w:tcW w:w="811" w:type="dxa"/>
          </w:tcPr>
          <w:p w14:paraId="1F76BD3A" w14:textId="77777777" w:rsidR="00093275" w:rsidRPr="005E5409" w:rsidRDefault="00093275" w:rsidP="00334B06">
            <w:r w:rsidRPr="005E5409">
              <w:rPr>
                <w:sz w:val="18"/>
              </w:rPr>
              <w:t>0.774</w:t>
            </w:r>
          </w:p>
        </w:tc>
      </w:tr>
      <w:tr w:rsidR="00093275" w:rsidRPr="005E5409" w14:paraId="2B0C0FAA" w14:textId="77777777" w:rsidTr="00334B06">
        <w:trPr>
          <w:jc w:val="center"/>
        </w:trPr>
        <w:tc>
          <w:tcPr>
            <w:tcW w:w="1622" w:type="dxa"/>
          </w:tcPr>
          <w:p w14:paraId="0356B96F" w14:textId="77777777" w:rsidR="00093275" w:rsidRPr="005E5409" w:rsidRDefault="00093275" w:rsidP="00334B06">
            <w:r w:rsidRPr="005E5409">
              <w:rPr>
                <w:sz w:val="18"/>
              </w:rPr>
              <w:t>GPT-4o</w:t>
            </w:r>
          </w:p>
        </w:tc>
        <w:tc>
          <w:tcPr>
            <w:tcW w:w="811" w:type="dxa"/>
          </w:tcPr>
          <w:p w14:paraId="31149883" w14:textId="77777777" w:rsidR="00093275" w:rsidRPr="005E5409" w:rsidRDefault="00093275" w:rsidP="00334B06">
            <w:r w:rsidRPr="005E5409">
              <w:rPr>
                <w:sz w:val="18"/>
              </w:rPr>
              <w:t>Diff-in-prompt</w:t>
            </w:r>
          </w:p>
        </w:tc>
        <w:tc>
          <w:tcPr>
            <w:tcW w:w="811" w:type="dxa"/>
          </w:tcPr>
          <w:p w14:paraId="7E2BB479" w14:textId="77777777" w:rsidR="00093275" w:rsidRPr="005E5409" w:rsidRDefault="00093275" w:rsidP="00334B06">
            <w:r w:rsidRPr="005E5409">
              <w:rPr>
                <w:sz w:val="18"/>
              </w:rPr>
              <w:t>0.724</w:t>
            </w:r>
          </w:p>
        </w:tc>
        <w:tc>
          <w:tcPr>
            <w:tcW w:w="811" w:type="dxa"/>
          </w:tcPr>
          <w:p w14:paraId="6DB792D2" w14:textId="77777777" w:rsidR="00093275" w:rsidRPr="005E5409" w:rsidRDefault="00093275" w:rsidP="00334B06">
            <w:r w:rsidRPr="005E5409">
              <w:rPr>
                <w:sz w:val="18"/>
              </w:rPr>
              <w:t>0.953</w:t>
            </w:r>
          </w:p>
        </w:tc>
        <w:tc>
          <w:tcPr>
            <w:tcW w:w="811" w:type="dxa"/>
          </w:tcPr>
          <w:p w14:paraId="36886EB6" w14:textId="77777777" w:rsidR="00093275" w:rsidRPr="005E5409" w:rsidRDefault="00093275" w:rsidP="00334B06">
            <w:r w:rsidRPr="005E5409">
              <w:rPr>
                <w:sz w:val="18"/>
              </w:rPr>
              <w:t>1.000</w:t>
            </w:r>
          </w:p>
        </w:tc>
      </w:tr>
    </w:tbl>
    <w:p w14:paraId="771725AC" w14:textId="339BF779" w:rsidR="00A30EE8" w:rsidRPr="005E5409" w:rsidRDefault="00A30EE8" w:rsidP="00083CA6">
      <w:pPr>
        <w:spacing w:before="160" w:after="60"/>
      </w:pPr>
      <w:r w:rsidRPr="005E5409">
        <w:rPr>
          <w:bCs/>
          <w:i/>
          <w:iCs/>
        </w:rPr>
        <w:t xml:space="preserve">E. Real-Benchmark Evaluation on </w:t>
      </w:r>
      <w:proofErr w:type="spellStart"/>
      <w:r w:rsidRPr="005E5409">
        <w:rPr>
          <w:bCs/>
          <w:i/>
          <w:iCs/>
        </w:rPr>
        <w:t>EvoSchema</w:t>
      </w:r>
      <w:proofErr w:type="spellEnd"/>
      <w:r w:rsidRPr="005E5409">
        <w:rPr>
          <w:bCs/>
          <w:i/>
          <w:iCs/>
        </w:rPr>
        <w:br/>
      </w:r>
      <w:r w:rsidRPr="005E5409">
        <w:t xml:space="preserve">The pilot query sets are authored; </w:t>
      </w:r>
      <w:proofErr w:type="spellStart"/>
      <w:r w:rsidRPr="005E5409">
        <w:t>EvoSchema</w:t>
      </w:r>
      <w:proofErr w:type="spellEnd"/>
      <w:r w:rsidRPr="005E5409">
        <w:t xml:space="preserve"> is not. To test the mechanism on real benchmark data, the full four-configuration harness was run on a deterministic, stratified subset of </w:t>
      </w:r>
      <w:proofErr w:type="spellStart"/>
      <w:r w:rsidRPr="005E5409">
        <w:t>EvoSchema</w:t>
      </w:r>
      <w:proofErr w:type="spellEnd"/>
      <w:r w:rsidRPr="005E5409">
        <w:t xml:space="preserve"> itself, which perturbs the BIRD-dev databases. The subset samples 223 items; 199 pass a gold-SQL validation gate requiring both gold queries to execute with matching, non-empty results across the pre/post databases. The 24 exclusions are tabulated in the repository. Coverage spans all eleven BIRD-dev databases and all five operator classes. The five in-scope operator files total 5768 items, so this remains a subset evaluation. Table VIII reports the results. The stale-schema baseline collapses almost completely on this harder substrate: EX = 0.000 for Haiku and 0.020 for GPT-4o. Error feedback again fails to recover (≤ 0.020). The MCP-mediated path restores EX to 0.322 (Haiku) and 0.412 (GPT-4o), at or above the refreshed-schema ceiling of 0.296 and 0.362 (RR = 1.08 and 1.15).</w:t>
      </w:r>
      <w:r w:rsidR="00825B81" w:rsidRPr="005E5409">
        <w:t xml:space="preserve"> Both recoveries are significant at p &lt; 10⁻⁶ (McNemar versus stale, Holm-corrected).</w:t>
      </w:r>
      <w:r w:rsidRPr="005E5409">
        <w:t xml:space="preserve"> </w:t>
      </w:r>
      <w:r w:rsidR="00083CA6" w:rsidRPr="005E5409">
        <w:t>The comparison between the two methods shows what it means when the Recovery Rate is greater than 1.0. For difficult cases, recovering a query that was originally correct can produce better results than generating it from scratch. This effect was also observed in the V-C cross-model experiment, and it proves that the result is also valid on a real benchmark.</w:t>
      </w:r>
      <w:r w:rsidR="00560523" w:rsidRPr="005E5409">
        <w:t xml:space="preserve"> </w:t>
      </w:r>
      <w:r w:rsidR="00083CA6" w:rsidRPr="005E5409">
        <w:t>As for the 0.30-0.36 ceiling, it is because the BIRD-dev questions are inherently very difficult. This limitation applies to all conditions and is not a problem with our method. Our schema evolution mechanism covers the gap between the floor and the ceiling, and it helps close that gap completely.</w:t>
      </w:r>
    </w:p>
    <w:p w14:paraId="4E0D3DAE" w14:textId="77777777" w:rsidR="00A30EE8" w:rsidRPr="005E5409" w:rsidRDefault="00A30EE8" w:rsidP="00A30EE8">
      <w:pPr>
        <w:spacing w:after="40"/>
        <w:jc w:val="center"/>
        <w:rPr>
          <w:bCs/>
        </w:rPr>
      </w:pPr>
      <w:r w:rsidRPr="005E5409">
        <w:rPr>
          <w:bCs/>
          <w:sz w:val="16"/>
        </w:rPr>
        <w:t>TABLE VIII.   EVOSCHEMA SUBSET (BIRD-DEV SUBSTRATE): 199 GATE-VALIDATED ITEMS ACROSS ALL 11 DATABASES AND FIVE OPERATORS. ERR-FB = ERROR-FEEDBACK BASELINE</w:t>
      </w:r>
    </w:p>
    <w:tbl>
      <w:tblPr>
        <w:tblStyle w:val="TableGrid"/>
        <w:tblW w:w="4866" w:type="dxa"/>
        <w:jc w:val="center"/>
        <w:tblLayout w:type="fixed"/>
        <w:tblLook w:val="04A0" w:firstRow="1" w:lastRow="0" w:firstColumn="1" w:lastColumn="0" w:noHBand="0" w:noVBand="1"/>
      </w:tblPr>
      <w:tblGrid>
        <w:gridCol w:w="985"/>
        <w:gridCol w:w="540"/>
        <w:gridCol w:w="720"/>
        <w:gridCol w:w="720"/>
        <w:gridCol w:w="683"/>
        <w:gridCol w:w="667"/>
        <w:gridCol w:w="551"/>
      </w:tblGrid>
      <w:tr w:rsidR="00A30EE8" w:rsidRPr="005E5409" w14:paraId="3F9EC6F0" w14:textId="77777777" w:rsidTr="00C52727">
        <w:trPr>
          <w:jc w:val="center"/>
        </w:trPr>
        <w:tc>
          <w:tcPr>
            <w:tcW w:w="985" w:type="dxa"/>
          </w:tcPr>
          <w:p w14:paraId="6D042256" w14:textId="77777777" w:rsidR="00A30EE8" w:rsidRPr="005E5409" w:rsidRDefault="00A30EE8" w:rsidP="00334B06">
            <w:pPr>
              <w:rPr>
                <w:sz w:val="16"/>
                <w:szCs w:val="16"/>
              </w:rPr>
            </w:pPr>
            <w:r w:rsidRPr="005E5409">
              <w:rPr>
                <w:b/>
                <w:sz w:val="16"/>
                <w:szCs w:val="16"/>
              </w:rPr>
              <w:t>Model</w:t>
            </w:r>
          </w:p>
        </w:tc>
        <w:tc>
          <w:tcPr>
            <w:tcW w:w="540" w:type="dxa"/>
          </w:tcPr>
          <w:p w14:paraId="52A62D2F" w14:textId="77777777" w:rsidR="00A30EE8" w:rsidRPr="005E5409" w:rsidRDefault="00A30EE8" w:rsidP="00334B06">
            <w:pPr>
              <w:rPr>
                <w:sz w:val="16"/>
                <w:szCs w:val="16"/>
              </w:rPr>
            </w:pPr>
            <w:r w:rsidRPr="005E5409">
              <w:rPr>
                <w:b/>
                <w:sz w:val="16"/>
                <w:szCs w:val="16"/>
              </w:rPr>
              <w:t>n</w:t>
            </w:r>
          </w:p>
        </w:tc>
        <w:tc>
          <w:tcPr>
            <w:tcW w:w="720" w:type="dxa"/>
          </w:tcPr>
          <w:p w14:paraId="4C204C26" w14:textId="77777777" w:rsidR="00A30EE8" w:rsidRPr="005E5409" w:rsidRDefault="00A30EE8" w:rsidP="00334B06">
            <w:pPr>
              <w:rPr>
                <w:sz w:val="16"/>
                <w:szCs w:val="16"/>
              </w:rPr>
            </w:pPr>
            <w:r w:rsidRPr="005E5409">
              <w:rPr>
                <w:b/>
                <w:sz w:val="16"/>
                <w:szCs w:val="16"/>
              </w:rPr>
              <w:t>EX stale</w:t>
            </w:r>
          </w:p>
        </w:tc>
        <w:tc>
          <w:tcPr>
            <w:tcW w:w="720" w:type="dxa"/>
          </w:tcPr>
          <w:p w14:paraId="0E16331C" w14:textId="77777777" w:rsidR="00A30EE8" w:rsidRPr="005E5409" w:rsidRDefault="00A30EE8" w:rsidP="00334B06">
            <w:pPr>
              <w:rPr>
                <w:sz w:val="16"/>
                <w:szCs w:val="16"/>
              </w:rPr>
            </w:pPr>
            <w:r w:rsidRPr="005E5409">
              <w:rPr>
                <w:b/>
                <w:sz w:val="16"/>
                <w:szCs w:val="16"/>
              </w:rPr>
              <w:t xml:space="preserve">EX </w:t>
            </w:r>
            <w:proofErr w:type="spellStart"/>
            <w:r w:rsidRPr="005E5409">
              <w:rPr>
                <w:b/>
                <w:sz w:val="16"/>
                <w:szCs w:val="16"/>
              </w:rPr>
              <w:t>refr</w:t>
            </w:r>
            <w:proofErr w:type="spellEnd"/>
            <w:r w:rsidRPr="005E5409">
              <w:rPr>
                <w:b/>
                <w:sz w:val="16"/>
                <w:szCs w:val="16"/>
              </w:rPr>
              <w:t>.</w:t>
            </w:r>
          </w:p>
        </w:tc>
        <w:tc>
          <w:tcPr>
            <w:tcW w:w="683" w:type="dxa"/>
          </w:tcPr>
          <w:p w14:paraId="04B382D5" w14:textId="77777777" w:rsidR="00A30EE8" w:rsidRPr="005E5409" w:rsidRDefault="00A30EE8" w:rsidP="00334B06">
            <w:pPr>
              <w:rPr>
                <w:sz w:val="16"/>
                <w:szCs w:val="16"/>
              </w:rPr>
            </w:pPr>
            <w:r w:rsidRPr="005E5409">
              <w:rPr>
                <w:b/>
                <w:sz w:val="16"/>
                <w:szCs w:val="16"/>
              </w:rPr>
              <w:t>EX err-fb</w:t>
            </w:r>
          </w:p>
        </w:tc>
        <w:tc>
          <w:tcPr>
            <w:tcW w:w="667" w:type="dxa"/>
          </w:tcPr>
          <w:p w14:paraId="75AEC7B1" w14:textId="77777777" w:rsidR="00A30EE8" w:rsidRPr="005E5409" w:rsidRDefault="00A30EE8" w:rsidP="00334B06">
            <w:pPr>
              <w:rPr>
                <w:sz w:val="16"/>
                <w:szCs w:val="16"/>
              </w:rPr>
            </w:pPr>
            <w:r w:rsidRPr="005E5409">
              <w:rPr>
                <w:b/>
                <w:sz w:val="16"/>
                <w:szCs w:val="16"/>
              </w:rPr>
              <w:t>EX MCP</w:t>
            </w:r>
          </w:p>
        </w:tc>
        <w:tc>
          <w:tcPr>
            <w:tcW w:w="551" w:type="dxa"/>
          </w:tcPr>
          <w:p w14:paraId="4D2FD8D8" w14:textId="77777777" w:rsidR="00A30EE8" w:rsidRPr="005E5409" w:rsidRDefault="00A30EE8" w:rsidP="00334B06">
            <w:pPr>
              <w:rPr>
                <w:sz w:val="16"/>
                <w:szCs w:val="16"/>
              </w:rPr>
            </w:pPr>
            <w:r w:rsidRPr="005E5409">
              <w:rPr>
                <w:b/>
                <w:sz w:val="16"/>
                <w:szCs w:val="16"/>
              </w:rPr>
              <w:t>RR</w:t>
            </w:r>
          </w:p>
        </w:tc>
      </w:tr>
      <w:tr w:rsidR="00A30EE8" w:rsidRPr="005E5409" w14:paraId="72F4B541" w14:textId="77777777" w:rsidTr="00C52727">
        <w:trPr>
          <w:jc w:val="center"/>
        </w:trPr>
        <w:tc>
          <w:tcPr>
            <w:tcW w:w="985" w:type="dxa"/>
          </w:tcPr>
          <w:p w14:paraId="4942B150" w14:textId="77777777" w:rsidR="00A30EE8" w:rsidRPr="005E5409" w:rsidRDefault="00A30EE8" w:rsidP="00334B06">
            <w:r w:rsidRPr="005E5409">
              <w:rPr>
                <w:sz w:val="18"/>
              </w:rPr>
              <w:t>Haiku 4.5</w:t>
            </w:r>
          </w:p>
        </w:tc>
        <w:tc>
          <w:tcPr>
            <w:tcW w:w="540" w:type="dxa"/>
          </w:tcPr>
          <w:p w14:paraId="1E9938E2" w14:textId="77777777" w:rsidR="00A30EE8" w:rsidRPr="005E5409" w:rsidRDefault="00A30EE8" w:rsidP="00334B06">
            <w:r w:rsidRPr="005E5409">
              <w:rPr>
                <w:sz w:val="18"/>
              </w:rPr>
              <w:t>199</w:t>
            </w:r>
          </w:p>
        </w:tc>
        <w:tc>
          <w:tcPr>
            <w:tcW w:w="720" w:type="dxa"/>
          </w:tcPr>
          <w:p w14:paraId="77280260" w14:textId="77777777" w:rsidR="00A30EE8" w:rsidRPr="005E5409" w:rsidRDefault="00A30EE8" w:rsidP="00334B06">
            <w:r w:rsidRPr="005E5409">
              <w:rPr>
                <w:sz w:val="18"/>
              </w:rPr>
              <w:t>0.000</w:t>
            </w:r>
          </w:p>
        </w:tc>
        <w:tc>
          <w:tcPr>
            <w:tcW w:w="720" w:type="dxa"/>
          </w:tcPr>
          <w:p w14:paraId="54F019A1" w14:textId="77777777" w:rsidR="00A30EE8" w:rsidRPr="005E5409" w:rsidRDefault="00A30EE8" w:rsidP="00334B06">
            <w:r w:rsidRPr="005E5409">
              <w:rPr>
                <w:sz w:val="18"/>
              </w:rPr>
              <w:t>0.296</w:t>
            </w:r>
          </w:p>
        </w:tc>
        <w:tc>
          <w:tcPr>
            <w:tcW w:w="683" w:type="dxa"/>
          </w:tcPr>
          <w:p w14:paraId="1A141FF7" w14:textId="77777777" w:rsidR="00A30EE8" w:rsidRPr="005E5409" w:rsidRDefault="00A30EE8" w:rsidP="00334B06">
            <w:r w:rsidRPr="005E5409">
              <w:rPr>
                <w:sz w:val="18"/>
              </w:rPr>
              <w:t>0.010</w:t>
            </w:r>
          </w:p>
        </w:tc>
        <w:tc>
          <w:tcPr>
            <w:tcW w:w="667" w:type="dxa"/>
          </w:tcPr>
          <w:p w14:paraId="111AFE7B" w14:textId="77777777" w:rsidR="00A30EE8" w:rsidRPr="005E5409" w:rsidRDefault="00A30EE8" w:rsidP="00334B06">
            <w:r w:rsidRPr="005E5409">
              <w:rPr>
                <w:sz w:val="18"/>
              </w:rPr>
              <w:t>0.322</w:t>
            </w:r>
          </w:p>
        </w:tc>
        <w:tc>
          <w:tcPr>
            <w:tcW w:w="551" w:type="dxa"/>
          </w:tcPr>
          <w:p w14:paraId="53A16D8E" w14:textId="77777777" w:rsidR="00A30EE8" w:rsidRPr="005E5409" w:rsidRDefault="00A30EE8" w:rsidP="00334B06">
            <w:r w:rsidRPr="005E5409">
              <w:rPr>
                <w:sz w:val="18"/>
              </w:rPr>
              <w:t>1.08</w:t>
            </w:r>
          </w:p>
        </w:tc>
      </w:tr>
      <w:tr w:rsidR="00A30EE8" w:rsidRPr="005E5409" w14:paraId="242FCB15" w14:textId="77777777" w:rsidTr="00C52727">
        <w:trPr>
          <w:jc w:val="center"/>
        </w:trPr>
        <w:tc>
          <w:tcPr>
            <w:tcW w:w="985" w:type="dxa"/>
          </w:tcPr>
          <w:p w14:paraId="30DA6232" w14:textId="77777777" w:rsidR="00A30EE8" w:rsidRPr="005E5409" w:rsidRDefault="00A30EE8" w:rsidP="00334B06">
            <w:r w:rsidRPr="005E5409">
              <w:rPr>
                <w:sz w:val="18"/>
              </w:rPr>
              <w:t>GPT-4o</w:t>
            </w:r>
          </w:p>
        </w:tc>
        <w:tc>
          <w:tcPr>
            <w:tcW w:w="540" w:type="dxa"/>
          </w:tcPr>
          <w:p w14:paraId="44F5DB13" w14:textId="77777777" w:rsidR="00A30EE8" w:rsidRPr="005E5409" w:rsidRDefault="00A30EE8" w:rsidP="00334B06">
            <w:r w:rsidRPr="005E5409">
              <w:rPr>
                <w:sz w:val="18"/>
              </w:rPr>
              <w:t>199</w:t>
            </w:r>
          </w:p>
        </w:tc>
        <w:tc>
          <w:tcPr>
            <w:tcW w:w="720" w:type="dxa"/>
          </w:tcPr>
          <w:p w14:paraId="26E2499C" w14:textId="77777777" w:rsidR="00A30EE8" w:rsidRPr="005E5409" w:rsidRDefault="00A30EE8" w:rsidP="00334B06">
            <w:r w:rsidRPr="005E5409">
              <w:rPr>
                <w:sz w:val="18"/>
              </w:rPr>
              <w:t>0.020</w:t>
            </w:r>
          </w:p>
        </w:tc>
        <w:tc>
          <w:tcPr>
            <w:tcW w:w="720" w:type="dxa"/>
          </w:tcPr>
          <w:p w14:paraId="522EBA1E" w14:textId="77777777" w:rsidR="00A30EE8" w:rsidRPr="005E5409" w:rsidRDefault="00A30EE8" w:rsidP="00334B06">
            <w:r w:rsidRPr="005E5409">
              <w:rPr>
                <w:sz w:val="18"/>
              </w:rPr>
              <w:t>0.362</w:t>
            </w:r>
          </w:p>
        </w:tc>
        <w:tc>
          <w:tcPr>
            <w:tcW w:w="683" w:type="dxa"/>
          </w:tcPr>
          <w:p w14:paraId="65A6DF92" w14:textId="77777777" w:rsidR="00A30EE8" w:rsidRPr="005E5409" w:rsidRDefault="00A30EE8" w:rsidP="00334B06">
            <w:r w:rsidRPr="005E5409">
              <w:rPr>
                <w:sz w:val="18"/>
              </w:rPr>
              <w:t>0.020</w:t>
            </w:r>
          </w:p>
        </w:tc>
        <w:tc>
          <w:tcPr>
            <w:tcW w:w="667" w:type="dxa"/>
          </w:tcPr>
          <w:p w14:paraId="4DDBD99A" w14:textId="77777777" w:rsidR="00A30EE8" w:rsidRPr="005E5409" w:rsidRDefault="00A30EE8" w:rsidP="00334B06">
            <w:r w:rsidRPr="005E5409">
              <w:rPr>
                <w:sz w:val="18"/>
              </w:rPr>
              <w:t>0.412</w:t>
            </w:r>
          </w:p>
        </w:tc>
        <w:tc>
          <w:tcPr>
            <w:tcW w:w="551" w:type="dxa"/>
          </w:tcPr>
          <w:p w14:paraId="0637C290" w14:textId="77777777" w:rsidR="00A30EE8" w:rsidRPr="005E5409" w:rsidRDefault="00A30EE8" w:rsidP="00334B06">
            <w:r w:rsidRPr="005E5409">
              <w:rPr>
                <w:sz w:val="18"/>
              </w:rPr>
              <w:t>1.15</w:t>
            </w:r>
          </w:p>
        </w:tc>
      </w:tr>
    </w:tbl>
    <w:p w14:paraId="0FB9C39B" w14:textId="77777777" w:rsidR="00A77D54" w:rsidRPr="005E5409" w:rsidRDefault="00A77D54" w:rsidP="00F8403A">
      <w:pPr>
        <w:spacing w:before="160" w:after="60"/>
        <w:rPr>
          <w:bCs/>
          <w:i/>
          <w:iCs/>
        </w:rPr>
      </w:pPr>
    </w:p>
    <w:p w14:paraId="496A96D8" w14:textId="77777777" w:rsidR="00A77D54" w:rsidRPr="005E5409" w:rsidRDefault="00A77D54" w:rsidP="00F8403A">
      <w:pPr>
        <w:spacing w:before="160" w:after="60"/>
        <w:rPr>
          <w:bCs/>
          <w:i/>
          <w:iCs/>
        </w:rPr>
      </w:pPr>
    </w:p>
    <w:p w14:paraId="7CD5DFA8" w14:textId="6491D378" w:rsidR="00F8403A" w:rsidRPr="005E5409" w:rsidRDefault="00A30EE8" w:rsidP="00F8403A">
      <w:pPr>
        <w:spacing w:before="160" w:after="60"/>
        <w:rPr>
          <w:bCs/>
          <w:i/>
          <w:iCs/>
        </w:rPr>
      </w:pPr>
      <w:r w:rsidRPr="005E5409">
        <w:rPr>
          <w:bCs/>
          <w:i/>
          <w:iCs/>
        </w:rPr>
        <w:lastRenderedPageBreak/>
        <w:t>F</w:t>
      </w:r>
      <w:r w:rsidR="00F8403A" w:rsidRPr="005E5409">
        <w:rPr>
          <w:bCs/>
          <w:i/>
          <w:iCs/>
        </w:rPr>
        <w:t>. Scalability</w:t>
      </w:r>
    </w:p>
    <w:p w14:paraId="33F220E0" w14:textId="007B0174" w:rsidR="00F8403A" w:rsidRPr="005E5409" w:rsidRDefault="00F8403A" w:rsidP="00F8403A">
      <w:pPr>
        <w:spacing w:after="80" w:line="259" w:lineRule="auto"/>
        <w:jc w:val="both"/>
      </w:pPr>
      <w:r w:rsidRPr="005E5409">
        <w:t xml:space="preserve">To confirm the bounded-cost design at schema sizes beyond the pilot databases, the schema/fingerprint diff and the query/relink AST pass were timed on synthetic schemas of 10, 100, and 1000 tables (25-iteration medians). </w:t>
      </w:r>
      <w:r w:rsidR="00A30EE8" w:rsidRPr="005E5409">
        <w:t xml:space="preserve">Table IX </w:t>
      </w:r>
      <w:r w:rsidRPr="005E5409">
        <w:t xml:space="preserve">reports the results. Both primitives stay well under 100 </w:t>
      </w:r>
      <w:proofErr w:type="spellStart"/>
      <w:r w:rsidRPr="005E5409">
        <w:t>ms</w:t>
      </w:r>
      <w:proofErr w:type="spellEnd"/>
      <w:r w:rsidRPr="005E5409">
        <w:t xml:space="preserve"> even at 1000 tables — fingerprint median 86 </w:t>
      </w:r>
      <w:proofErr w:type="spellStart"/>
      <w:r w:rsidRPr="005E5409">
        <w:t>ms</w:t>
      </w:r>
      <w:proofErr w:type="spellEnd"/>
      <w:r w:rsidRPr="005E5409">
        <w:t xml:space="preserve">, relink median 113 </w:t>
      </w:r>
      <w:proofErr w:type="spellStart"/>
      <w:r w:rsidRPr="005E5409">
        <w:t>ms</w:t>
      </w:r>
      <w:proofErr w:type="spellEnd"/>
      <w:r w:rsidRPr="005E5409">
        <w:t xml:space="preserve"> — and grow sub-linearly in the table count, confirming that the cost of detecting and rewriting around schema change is bounded and does not scale with the difficulty of the perturbation.</w:t>
      </w:r>
    </w:p>
    <w:p w14:paraId="6AE3FA21" w14:textId="0CCA0EB9" w:rsidR="00F8403A" w:rsidRPr="005E5409" w:rsidRDefault="00A30EE8" w:rsidP="00F8403A">
      <w:pPr>
        <w:spacing w:after="40"/>
        <w:jc w:val="center"/>
      </w:pPr>
      <w:r w:rsidRPr="005E5409">
        <w:rPr>
          <w:bCs/>
          <w:sz w:val="16"/>
        </w:rPr>
        <w:t>TABLE IX.</w:t>
      </w:r>
      <w:r w:rsidRPr="005E5409">
        <w:rPr>
          <w:b/>
          <w:sz w:val="16"/>
        </w:rPr>
        <w:t xml:space="preserve">   </w:t>
      </w:r>
      <w:r w:rsidR="00F8403A" w:rsidRPr="005E5409">
        <w:rPr>
          <w:bCs/>
          <w:sz w:val="16"/>
        </w:rPr>
        <w:t>SCALABILITY OF FINGERPRINT DIFF AND AST RELINK BY SCHEMA SIZE (25-ITERATION MEDIAN / IQR,</w:t>
      </w:r>
      <w:r w:rsidR="00F8403A" w:rsidRPr="005E5409">
        <w:rPr>
          <w:b/>
          <w:sz w:val="16"/>
        </w:rPr>
        <w:t xml:space="preserve"> SECONDS)</w:t>
      </w:r>
    </w:p>
    <w:tbl>
      <w:tblPr>
        <w:tblStyle w:val="TableGrid"/>
        <w:tblW w:w="0" w:type="auto"/>
        <w:jc w:val="center"/>
        <w:tblLook w:val="04A0" w:firstRow="1" w:lastRow="0" w:firstColumn="1" w:lastColumn="0" w:noHBand="0" w:noVBand="1"/>
      </w:tblPr>
      <w:tblGrid>
        <w:gridCol w:w="957"/>
        <w:gridCol w:w="1005"/>
        <w:gridCol w:w="943"/>
        <w:gridCol w:w="1005"/>
        <w:gridCol w:w="956"/>
      </w:tblGrid>
      <w:tr w:rsidR="00F8403A" w:rsidRPr="005E5409" w14:paraId="7B913C01" w14:textId="77777777" w:rsidTr="00A30F06">
        <w:trPr>
          <w:jc w:val="center"/>
        </w:trPr>
        <w:tc>
          <w:tcPr>
            <w:tcW w:w="2018" w:type="dxa"/>
          </w:tcPr>
          <w:p w14:paraId="46FFAC23" w14:textId="77777777" w:rsidR="00F8403A" w:rsidRPr="005E5409" w:rsidRDefault="00F8403A" w:rsidP="00A30F06">
            <w:r w:rsidRPr="005E5409">
              <w:rPr>
                <w:b/>
                <w:sz w:val="18"/>
              </w:rPr>
              <w:t>Tables</w:t>
            </w:r>
          </w:p>
        </w:tc>
        <w:tc>
          <w:tcPr>
            <w:tcW w:w="2018" w:type="dxa"/>
          </w:tcPr>
          <w:p w14:paraId="597BA723" w14:textId="77777777" w:rsidR="00F8403A" w:rsidRPr="005E5409" w:rsidRDefault="00F8403A" w:rsidP="00A30F06">
            <w:r w:rsidRPr="005E5409">
              <w:rPr>
                <w:b/>
                <w:sz w:val="18"/>
              </w:rPr>
              <w:t>FP median</w:t>
            </w:r>
          </w:p>
        </w:tc>
        <w:tc>
          <w:tcPr>
            <w:tcW w:w="2018" w:type="dxa"/>
          </w:tcPr>
          <w:p w14:paraId="77C7BD2F" w14:textId="77777777" w:rsidR="00F8403A" w:rsidRPr="005E5409" w:rsidRDefault="00F8403A" w:rsidP="00A30F06">
            <w:r w:rsidRPr="005E5409">
              <w:rPr>
                <w:b/>
                <w:sz w:val="18"/>
              </w:rPr>
              <w:t>FP IQR</w:t>
            </w:r>
          </w:p>
        </w:tc>
        <w:tc>
          <w:tcPr>
            <w:tcW w:w="2018" w:type="dxa"/>
          </w:tcPr>
          <w:p w14:paraId="44B19B40" w14:textId="77777777" w:rsidR="00F8403A" w:rsidRPr="005E5409" w:rsidRDefault="00F8403A" w:rsidP="00A30F06">
            <w:r w:rsidRPr="005E5409">
              <w:rPr>
                <w:b/>
                <w:sz w:val="18"/>
              </w:rPr>
              <w:t>Relink median</w:t>
            </w:r>
          </w:p>
        </w:tc>
        <w:tc>
          <w:tcPr>
            <w:tcW w:w="2018" w:type="dxa"/>
          </w:tcPr>
          <w:p w14:paraId="6C9DC4BB" w14:textId="77777777" w:rsidR="00F8403A" w:rsidRPr="005E5409" w:rsidRDefault="00F8403A" w:rsidP="00A30F06">
            <w:r w:rsidRPr="005E5409">
              <w:rPr>
                <w:b/>
                <w:sz w:val="18"/>
              </w:rPr>
              <w:t>Relink IQR</w:t>
            </w:r>
          </w:p>
        </w:tc>
      </w:tr>
      <w:tr w:rsidR="00F8403A" w:rsidRPr="005E5409" w14:paraId="6014C0E4" w14:textId="77777777" w:rsidTr="00A30F06">
        <w:trPr>
          <w:jc w:val="center"/>
        </w:trPr>
        <w:tc>
          <w:tcPr>
            <w:tcW w:w="2018" w:type="dxa"/>
          </w:tcPr>
          <w:p w14:paraId="0DB7FF28" w14:textId="77777777" w:rsidR="00F8403A" w:rsidRPr="005E5409" w:rsidRDefault="00F8403A" w:rsidP="00A30F06">
            <w:r w:rsidRPr="005E5409">
              <w:rPr>
                <w:sz w:val="18"/>
              </w:rPr>
              <w:t>10</w:t>
            </w:r>
          </w:p>
        </w:tc>
        <w:tc>
          <w:tcPr>
            <w:tcW w:w="2018" w:type="dxa"/>
          </w:tcPr>
          <w:p w14:paraId="66C460B2" w14:textId="77777777" w:rsidR="00F8403A" w:rsidRPr="005E5409" w:rsidRDefault="00F8403A" w:rsidP="00A30F06">
            <w:r w:rsidRPr="005E5409">
              <w:rPr>
                <w:sz w:val="18"/>
              </w:rPr>
              <w:t>0.0007</w:t>
            </w:r>
          </w:p>
        </w:tc>
        <w:tc>
          <w:tcPr>
            <w:tcW w:w="2018" w:type="dxa"/>
          </w:tcPr>
          <w:p w14:paraId="16BE6B3A" w14:textId="77777777" w:rsidR="00F8403A" w:rsidRPr="005E5409" w:rsidRDefault="00F8403A" w:rsidP="00A30F06">
            <w:r w:rsidRPr="005E5409">
              <w:rPr>
                <w:sz w:val="18"/>
              </w:rPr>
              <w:t>0.0002</w:t>
            </w:r>
          </w:p>
        </w:tc>
        <w:tc>
          <w:tcPr>
            <w:tcW w:w="2018" w:type="dxa"/>
          </w:tcPr>
          <w:p w14:paraId="22244C64" w14:textId="77777777" w:rsidR="00F8403A" w:rsidRPr="005E5409" w:rsidRDefault="00F8403A" w:rsidP="00A30F06">
            <w:r w:rsidRPr="005E5409">
              <w:rPr>
                <w:sz w:val="18"/>
              </w:rPr>
              <w:t>0.0031</w:t>
            </w:r>
          </w:p>
        </w:tc>
        <w:tc>
          <w:tcPr>
            <w:tcW w:w="2018" w:type="dxa"/>
          </w:tcPr>
          <w:p w14:paraId="65935445" w14:textId="77777777" w:rsidR="00F8403A" w:rsidRPr="005E5409" w:rsidRDefault="00F8403A" w:rsidP="00A30F06">
            <w:r w:rsidRPr="005E5409">
              <w:rPr>
                <w:sz w:val="18"/>
              </w:rPr>
              <w:t>0.0010</w:t>
            </w:r>
          </w:p>
        </w:tc>
      </w:tr>
      <w:tr w:rsidR="00F8403A" w:rsidRPr="005E5409" w14:paraId="2A582B7D" w14:textId="77777777" w:rsidTr="00A30F06">
        <w:trPr>
          <w:jc w:val="center"/>
        </w:trPr>
        <w:tc>
          <w:tcPr>
            <w:tcW w:w="2018" w:type="dxa"/>
          </w:tcPr>
          <w:p w14:paraId="1738E544" w14:textId="77777777" w:rsidR="00F8403A" w:rsidRPr="005E5409" w:rsidRDefault="00F8403A" w:rsidP="00A30F06">
            <w:r w:rsidRPr="005E5409">
              <w:rPr>
                <w:sz w:val="18"/>
              </w:rPr>
              <w:t>100</w:t>
            </w:r>
          </w:p>
        </w:tc>
        <w:tc>
          <w:tcPr>
            <w:tcW w:w="2018" w:type="dxa"/>
          </w:tcPr>
          <w:p w14:paraId="7CC00D88" w14:textId="77777777" w:rsidR="00F8403A" w:rsidRPr="005E5409" w:rsidRDefault="00F8403A" w:rsidP="00A30F06">
            <w:r w:rsidRPr="005E5409">
              <w:rPr>
                <w:sz w:val="18"/>
              </w:rPr>
              <w:t>0.0062</w:t>
            </w:r>
          </w:p>
        </w:tc>
        <w:tc>
          <w:tcPr>
            <w:tcW w:w="2018" w:type="dxa"/>
          </w:tcPr>
          <w:p w14:paraId="6ED42492" w14:textId="77777777" w:rsidR="00F8403A" w:rsidRPr="005E5409" w:rsidRDefault="00F8403A" w:rsidP="00A30F06">
            <w:r w:rsidRPr="005E5409">
              <w:rPr>
                <w:sz w:val="18"/>
              </w:rPr>
              <w:t>0.0051</w:t>
            </w:r>
          </w:p>
        </w:tc>
        <w:tc>
          <w:tcPr>
            <w:tcW w:w="2018" w:type="dxa"/>
          </w:tcPr>
          <w:p w14:paraId="5B8BF324" w14:textId="77777777" w:rsidR="00F8403A" w:rsidRPr="005E5409" w:rsidRDefault="00F8403A" w:rsidP="00A30F06">
            <w:r w:rsidRPr="005E5409">
              <w:rPr>
                <w:sz w:val="18"/>
              </w:rPr>
              <w:t>0.0108</w:t>
            </w:r>
          </w:p>
        </w:tc>
        <w:tc>
          <w:tcPr>
            <w:tcW w:w="2018" w:type="dxa"/>
          </w:tcPr>
          <w:p w14:paraId="22FBA0E5" w14:textId="77777777" w:rsidR="00F8403A" w:rsidRPr="005E5409" w:rsidRDefault="00F8403A" w:rsidP="00A30F06">
            <w:r w:rsidRPr="005E5409">
              <w:rPr>
                <w:sz w:val="18"/>
              </w:rPr>
              <w:t>0.0094</w:t>
            </w:r>
          </w:p>
        </w:tc>
      </w:tr>
      <w:tr w:rsidR="00F8403A" w:rsidRPr="005E5409" w14:paraId="7D769AD0" w14:textId="77777777" w:rsidTr="00A30F06">
        <w:trPr>
          <w:jc w:val="center"/>
        </w:trPr>
        <w:tc>
          <w:tcPr>
            <w:tcW w:w="2018" w:type="dxa"/>
          </w:tcPr>
          <w:p w14:paraId="13891A07" w14:textId="77777777" w:rsidR="00F8403A" w:rsidRPr="005E5409" w:rsidRDefault="00F8403A" w:rsidP="00A30F06">
            <w:r w:rsidRPr="005E5409">
              <w:rPr>
                <w:sz w:val="18"/>
              </w:rPr>
              <w:t>1000</w:t>
            </w:r>
          </w:p>
        </w:tc>
        <w:tc>
          <w:tcPr>
            <w:tcW w:w="2018" w:type="dxa"/>
          </w:tcPr>
          <w:p w14:paraId="0DB83A30" w14:textId="77777777" w:rsidR="00F8403A" w:rsidRPr="005E5409" w:rsidRDefault="00F8403A" w:rsidP="00A30F06">
            <w:r w:rsidRPr="005E5409">
              <w:rPr>
                <w:sz w:val="18"/>
              </w:rPr>
              <w:t>0.0863</w:t>
            </w:r>
          </w:p>
        </w:tc>
        <w:tc>
          <w:tcPr>
            <w:tcW w:w="2018" w:type="dxa"/>
          </w:tcPr>
          <w:p w14:paraId="6F9D0D64" w14:textId="77777777" w:rsidR="00F8403A" w:rsidRPr="005E5409" w:rsidRDefault="00F8403A" w:rsidP="00A30F06">
            <w:r w:rsidRPr="005E5409">
              <w:rPr>
                <w:sz w:val="18"/>
              </w:rPr>
              <w:t>0.0182</w:t>
            </w:r>
          </w:p>
        </w:tc>
        <w:tc>
          <w:tcPr>
            <w:tcW w:w="2018" w:type="dxa"/>
          </w:tcPr>
          <w:p w14:paraId="771799E1" w14:textId="77777777" w:rsidR="00F8403A" w:rsidRPr="005E5409" w:rsidRDefault="00F8403A" w:rsidP="00A30F06">
            <w:r w:rsidRPr="005E5409">
              <w:rPr>
                <w:sz w:val="18"/>
              </w:rPr>
              <w:t>0.1133</w:t>
            </w:r>
          </w:p>
        </w:tc>
        <w:tc>
          <w:tcPr>
            <w:tcW w:w="2018" w:type="dxa"/>
          </w:tcPr>
          <w:p w14:paraId="5F7743F3" w14:textId="77777777" w:rsidR="00F8403A" w:rsidRPr="005E5409" w:rsidRDefault="00F8403A" w:rsidP="00A30F06">
            <w:r w:rsidRPr="005E5409">
              <w:rPr>
                <w:sz w:val="18"/>
              </w:rPr>
              <w:t>0.0414</w:t>
            </w:r>
          </w:p>
        </w:tc>
      </w:tr>
    </w:tbl>
    <w:p w14:paraId="14E896CA" w14:textId="77777777" w:rsidR="004D55BB" w:rsidRPr="005E5409" w:rsidRDefault="004D55BB" w:rsidP="00E76728">
      <w:pPr>
        <w:spacing w:before="160" w:after="60"/>
        <w:jc w:val="center"/>
        <w:rPr>
          <w:bCs/>
          <w:szCs w:val="20"/>
        </w:rPr>
      </w:pPr>
      <w:r w:rsidRPr="005E5409">
        <w:rPr>
          <w:bCs/>
          <w:szCs w:val="20"/>
        </w:rPr>
        <w:t>VI.  Discussion</w:t>
      </w:r>
    </w:p>
    <w:p w14:paraId="07D62896" w14:textId="77777777" w:rsidR="00EA24C8" w:rsidRPr="005E5409" w:rsidRDefault="00EA24C8" w:rsidP="00EA24C8">
      <w:pPr>
        <w:spacing w:before="160" w:after="60"/>
        <w:rPr>
          <w:bCs/>
          <w:i/>
          <w:iCs/>
        </w:rPr>
      </w:pPr>
      <w:r w:rsidRPr="005E5409">
        <w:rPr>
          <w:bCs/>
          <w:i/>
          <w:iCs/>
        </w:rPr>
        <w:t>A. Scope of the Recovery-Rate Claim</w:t>
      </w:r>
    </w:p>
    <w:p w14:paraId="337F40EE" w14:textId="6A5E776F" w:rsidR="00A30EE8" w:rsidRPr="005E5409" w:rsidRDefault="00EA24C8" w:rsidP="00A30EE8">
      <w:pPr>
        <w:spacing w:after="80" w:line="259" w:lineRule="auto"/>
        <w:jc w:val="both"/>
      </w:pPr>
      <w:r w:rsidRPr="005E5409">
        <w:t xml:space="preserve">The pooled Recovery Rate of 0.80 (Haiku 4.5, </w:t>
      </w:r>
      <w:proofErr w:type="spellStart"/>
      <w:r w:rsidRPr="005E5409">
        <w:t>concert_singer</w:t>
      </w:r>
      <w:proofErr w:type="spellEnd"/>
      <w:r w:rsidRPr="005E5409">
        <w:t xml:space="preserve">) reflects coverage across all five </w:t>
      </w:r>
      <w:proofErr w:type="spellStart"/>
      <w:r w:rsidRPr="005E5409">
        <w:t>EvoSchema</w:t>
      </w:r>
      <w:proofErr w:type="spellEnd"/>
      <w:r w:rsidRPr="005E5409">
        <w:t xml:space="preserve"> operators: execution accuracy raised from 0.11 (stale-schema baseline) to 0.59 against a 0.71 refreshed-schema ceiling. For the four straightforward rename and merge operators, the </w:t>
      </w:r>
      <w:proofErr w:type="spellStart"/>
      <w:r w:rsidRPr="005E5409">
        <w:t>sqlglot</w:t>
      </w:r>
      <w:proofErr w:type="spellEnd"/>
      <w:r w:rsidRPr="005E5409">
        <w:t xml:space="preserve">-based AST rewriter mechanically substitutes every renamed identifier in a parsed query, so most baseline failures attributable to those operators are recovered by construction. The column-merge operator is the consistent exception: when two columns are combined through an expression, the original components are no longer recoverable from the post-schema, so the rewriter cannot invent the inverse transformation. A further residual failure is Q05, where the LLM generated a syntactically different — but pre-perturbation-correct — SQL whose relinked form does not match the gold answer due to a value-encoding discrepancy. These two failure modes account for the 0.20 residual. </w:t>
      </w:r>
      <w:r w:rsidR="00A30EE8" w:rsidRPr="005E5409">
        <w:t>The full-benchmark evaluation will extend the per-operator recovery analysis beyond the subset of Section V-E.</w:t>
      </w:r>
    </w:p>
    <w:p w14:paraId="4BAACD60" w14:textId="3D0993FE" w:rsidR="00EA24C8" w:rsidRPr="005E5409" w:rsidRDefault="00EA24C8" w:rsidP="00A30EE8">
      <w:pPr>
        <w:spacing w:after="80" w:line="259" w:lineRule="auto"/>
        <w:jc w:val="both"/>
      </w:pPr>
      <w:r w:rsidRPr="005E5409">
        <w:rPr>
          <w:bCs/>
          <w:i/>
          <w:iCs/>
        </w:rPr>
        <w:t>B. Isolation of Schema Retrieval as the Independent Variable</w:t>
      </w:r>
    </w:p>
    <w:p w14:paraId="6E18B7CD" w14:textId="455012EE" w:rsidR="006C065B" w:rsidRPr="005E5409" w:rsidRDefault="00EA24C8" w:rsidP="00A30EE8">
      <w:pPr>
        <w:spacing w:after="80" w:line="259" w:lineRule="auto"/>
        <w:jc w:val="both"/>
      </w:pPr>
      <w:r w:rsidRPr="005E5409">
        <w:t>Instead of generating a completely new prompt, the MCP setup simply reuses the first LLM response (based on the old schema) as its starting point. This approach removes random variations from the LLM and guarantees that any accuracy improvements come directly from the relink and validate tools, not from lucky regeneration. The empirical consequence is that the achievable MCP execution accuracy is bounded above by the refreshed-schema ceiling. The pooled result reaches EX = 0.59 against a 0.71 ceiling — a 0.12 gap attributable to column-merge failures and the Q05 value-encoding mismatch. The MCP path imposes no other residual loss.</w:t>
      </w:r>
    </w:p>
    <w:p w14:paraId="28D4167D" w14:textId="77777777" w:rsidR="006C065B" w:rsidRPr="005E5409" w:rsidRDefault="006C065B" w:rsidP="00A30EE8">
      <w:pPr>
        <w:spacing w:after="80" w:line="259" w:lineRule="auto"/>
        <w:jc w:val="both"/>
      </w:pPr>
    </w:p>
    <w:p w14:paraId="2F2975B0" w14:textId="77777777" w:rsidR="006C065B" w:rsidRPr="005E5409" w:rsidRDefault="006C065B" w:rsidP="00A30EE8">
      <w:pPr>
        <w:spacing w:after="80" w:line="259" w:lineRule="auto"/>
        <w:jc w:val="both"/>
      </w:pPr>
    </w:p>
    <w:p w14:paraId="7596D192" w14:textId="4DE74D42" w:rsidR="00EA24C8" w:rsidRPr="005E5409" w:rsidRDefault="00EA24C8" w:rsidP="00A30EE8">
      <w:pPr>
        <w:spacing w:after="80" w:line="259" w:lineRule="auto"/>
        <w:jc w:val="both"/>
      </w:pPr>
      <w:r w:rsidRPr="005E5409">
        <w:rPr>
          <w:bCs/>
          <w:i/>
          <w:iCs/>
        </w:rPr>
        <w:t>C. Silent-Failure Detection</w:t>
      </w:r>
    </w:p>
    <w:p w14:paraId="1F31D347" w14:textId="77777777" w:rsidR="009837FC" w:rsidRPr="005E5409" w:rsidRDefault="009837FC" w:rsidP="009837FC">
      <w:pPr>
        <w:spacing w:after="80" w:line="259" w:lineRule="auto"/>
        <w:jc w:val="both"/>
      </w:pPr>
      <w:r w:rsidRPr="005E5409">
        <w:t>The detector combines an empty-result-on-affirmative-question check with a sentence-embedding cosine back-translation test (Table III). On the 60-case labelled set it attains precision 1.00 / recall 0.375 / F1 0.545, versus 0.92 / 0.30 for the v1 token-overlap prototype. Precision comes first by design. False positives are the only way query/validate can actively harm accuracy, and the labelled evaluation shows it never suppresses a faithful query. The remaining misses sit on mutations whose back-translations stay semantically close to the original question (wrong-column, dropped predicate); closing them needs result-set-aware checks, not better similarity thresholds.</w:t>
      </w:r>
    </w:p>
    <w:p w14:paraId="3D358569" w14:textId="2D77BF51" w:rsidR="00EA24C8" w:rsidRPr="005E5409" w:rsidRDefault="00EA24C8" w:rsidP="00A30EE8">
      <w:pPr>
        <w:spacing w:after="80" w:line="259" w:lineRule="auto"/>
        <w:jc w:val="both"/>
      </w:pPr>
      <w:r w:rsidRPr="005E5409">
        <w:rPr>
          <w:bCs/>
          <w:i/>
          <w:iCs/>
        </w:rPr>
        <w:t>D. MCP versus Vendor-Native Tool Use</w:t>
      </w:r>
    </w:p>
    <w:p w14:paraId="13E0F5D7" w14:textId="77777777" w:rsidR="009837FC" w:rsidRPr="005E5409" w:rsidRDefault="009837FC" w:rsidP="009837FC">
      <w:pPr>
        <w:spacing w:after="80" w:line="259" w:lineRule="auto"/>
        <w:jc w:val="both"/>
      </w:pPr>
      <w:r w:rsidRPr="005E5409">
        <w:t xml:space="preserve">Section V-D reports the like-for-like comparison. Both surfaces route the same primitives, so accuracy comes out statistically indistinguishable, and the diff-in-prompt arm shows the classified diff carries the recovery on its own. If accuracy cannot separate the two, what does? Three measured properties. (a) Integration cost: one server served every client unchanged, no vendor adapter; tool-loop </w:t>
      </w:r>
      <w:proofErr w:type="spellStart"/>
      <w:r w:rsidRPr="005E5409">
        <w:t>behaviour</w:t>
      </w:r>
      <w:proofErr w:type="spellEnd"/>
      <w:r w:rsidRPr="005E5409">
        <w:t xml:space="preserve"> differed sharply (relink usage 11% vs. 86%) and the pipeline absorbed it. (b) Client cost: the agentic loop pays the overhead metered in Section V-D; under MCP the session Resource holds schema </w:t>
      </w:r>
      <w:proofErr w:type="gramStart"/>
      <w:r w:rsidRPr="005E5409">
        <w:t>state</w:t>
      </w:r>
      <w:proofErr w:type="gramEnd"/>
      <w:r w:rsidRPr="005E5409">
        <w:t xml:space="preserve"> and the client pays one generation plus at most one re-prompt. (c) Audit surface: the Hou et al. [13] threat taxonomy attaches to MCP's </w:t>
      </w:r>
      <w:proofErr w:type="spellStart"/>
      <w:r w:rsidRPr="005E5409">
        <w:t>standardised</w:t>
      </w:r>
      <w:proofErr w:type="spellEnd"/>
      <w:r w:rsidRPr="005E5409">
        <w:t xml:space="preserve"> protocol; vendor-native calling carries the same risks without that audit point.</w:t>
      </w:r>
    </w:p>
    <w:p w14:paraId="36790799" w14:textId="77777777" w:rsidR="00A30EE8" w:rsidRPr="005E5409" w:rsidRDefault="00A30EE8" w:rsidP="00A30EE8">
      <w:pPr>
        <w:spacing w:before="160" w:after="60"/>
        <w:rPr>
          <w:bCs/>
          <w:i/>
          <w:iCs/>
        </w:rPr>
      </w:pPr>
      <w:r w:rsidRPr="005E5409">
        <w:rPr>
          <w:bCs/>
          <w:i/>
          <w:iCs/>
        </w:rPr>
        <w:t>E. Security Implications for Production Deployment</w:t>
      </w:r>
    </w:p>
    <w:p w14:paraId="5C25539E" w14:textId="77777777" w:rsidR="00A30EE8" w:rsidRPr="005E5409" w:rsidRDefault="00A30EE8" w:rsidP="00A30EE8">
      <w:pPr>
        <w:spacing w:after="80" w:line="259" w:lineRule="auto"/>
        <w:jc w:val="both"/>
      </w:pPr>
      <w:r w:rsidRPr="005E5409">
        <w:t xml:space="preserve">Exposing database access through any tool protocol enlarges the attack surface, and MCP is no exception. Hou et al. [13] identify a four-category attacker taxonomy across the MCP lifecycle; tool poisoning, the adversarial modification of a tool's description or </w:t>
      </w:r>
      <w:proofErr w:type="spellStart"/>
      <w:r w:rsidRPr="005E5409">
        <w:t>behaviour</w:t>
      </w:r>
      <w:proofErr w:type="spellEnd"/>
      <w:r w:rsidRPr="005E5409">
        <w:t xml:space="preserve">, is a prominent risk. Three properties of the proposed server bound its exposure. The execution surface is read-only: query/validate runs candidate SQL over a connection that carries no DDL or DML privileges, so neither a compromised client nor an injected prompt can mutate schema or data through the server. The primitives are narrow and typed (a fingerprint resource, a rewrite of caller-supplied SQL, a three-verdict validator) rather than a general </w:t>
      </w:r>
      <w:proofErr w:type="spellStart"/>
      <w:r w:rsidRPr="005E5409">
        <w:t>run_sql</w:t>
      </w:r>
      <w:proofErr w:type="spellEnd"/>
      <w:r w:rsidRPr="005E5409">
        <w:t xml:space="preserve"> tool. The server never composes new queries from natural language itself, which limits classic prompt-to-SQL injection to what the client model could already produce on its own. Schema metadata is the only information the Resource discloses, and fingerprints are one-way BLAKE3 digests, so the protocol adds no data-exfiltration channel beyond the query results the deployment already returns. Residual risks </w:t>
      </w:r>
      <w:proofErr w:type="gramStart"/>
      <w:r w:rsidRPr="005E5409">
        <w:t>remain:</w:t>
      </w:r>
      <w:proofErr w:type="gramEnd"/>
      <w:r w:rsidRPr="005E5409">
        <w:t xml:space="preserve"> registry-entry impersonation of the server, result-set leakage through the client context, and the query/relink LLM fallback, which sends stale SQL and schema diffs to an external model API. Deployments over sensitive schemas should route that fallback to a local model. A deployment checklist (least-privilege read-only credentials, allowlisted databases, pinned </w:t>
      </w:r>
      <w:r w:rsidRPr="005E5409">
        <w:lastRenderedPageBreak/>
        <w:t>server provenance, local-model fallback) accompanies the reference implementation.</w:t>
      </w:r>
    </w:p>
    <w:p w14:paraId="1F05C8D7" w14:textId="77777777" w:rsidR="00A30EE8" w:rsidRPr="005E5409" w:rsidRDefault="00A30EE8" w:rsidP="00A30EE8">
      <w:pPr>
        <w:spacing w:before="160" w:after="60"/>
        <w:rPr>
          <w:bCs/>
          <w:i/>
          <w:iCs/>
        </w:rPr>
      </w:pPr>
      <w:r w:rsidRPr="005E5409">
        <w:rPr>
          <w:bCs/>
          <w:i/>
          <w:iCs/>
        </w:rPr>
        <w:t>F. Limitations and Remediation Paths</w:t>
      </w:r>
    </w:p>
    <w:p w14:paraId="3BF69DEC" w14:textId="77777777" w:rsidR="00A30EE8" w:rsidRPr="005E5409" w:rsidRDefault="00A30EE8" w:rsidP="00A30EE8">
      <w:pPr>
        <w:spacing w:after="80" w:line="259" w:lineRule="auto"/>
        <w:jc w:val="both"/>
      </w:pPr>
      <w:r w:rsidRPr="005E5409">
        <w:t>Both residual failure modes have a concrete next action. Column merges first. The post-schema alone cannot tell the rewriter how two columns were combined, so the inverse expression stays out of reach. The diff plus the original question can. We enriched the LLM-fallback prompt with deterministic per-operator rewrite rules (an equality filter over a merged column becomes a LIKE pattern over the merge separator) and added one bounded retry for the case where an affirmative question comes back empty. A later hardening run built exactly this way brought the column-merge operator back to near-ceiling on both pilot databases. Those figures post-date the evaluated pilot configuration, so they live in the open-source repository and will anchor the full evaluation. Q05-class value-encoding mismatches are already detected by the empty-result heuristic and the embedding validator (Table III). What recovery still needs is the column's real value space in the re-prompt, for example SELECT DISTINCT samples, and the read-only query/validate connection can supply that at bounded cost.</w:t>
      </w:r>
    </w:p>
    <w:p w14:paraId="004DBEB2" w14:textId="4B90EE11" w:rsidR="00EA24C8" w:rsidRPr="005E5409" w:rsidRDefault="00A30EE8" w:rsidP="00EA24C8">
      <w:pPr>
        <w:spacing w:before="160" w:after="60"/>
        <w:rPr>
          <w:bCs/>
          <w:i/>
          <w:iCs/>
        </w:rPr>
      </w:pPr>
      <w:r w:rsidRPr="005E5409">
        <w:rPr>
          <w:bCs/>
          <w:i/>
          <w:iCs/>
        </w:rPr>
        <w:t>G</w:t>
      </w:r>
      <w:r w:rsidR="00EA24C8" w:rsidRPr="005E5409">
        <w:rPr>
          <w:bCs/>
          <w:i/>
          <w:iCs/>
        </w:rPr>
        <w:t>. Threats to Validity</w:t>
      </w:r>
    </w:p>
    <w:p w14:paraId="4EAE7370" w14:textId="77777777" w:rsidR="00A30EE8" w:rsidRPr="005E5409" w:rsidRDefault="00A30EE8" w:rsidP="00A30EE8">
      <w:pPr>
        <w:spacing w:after="80" w:line="259" w:lineRule="auto"/>
        <w:jc w:val="both"/>
      </w:pPr>
      <w:r w:rsidRPr="005E5409">
        <w:t>First, the pooled headline covers two Spider sub-domains (</w:t>
      </w:r>
      <w:proofErr w:type="spellStart"/>
      <w:r w:rsidRPr="005E5409">
        <w:t>concert_singer</w:t>
      </w:r>
      <w:proofErr w:type="spellEnd"/>
      <w:r w:rsidRPr="005E5409">
        <w:t xml:space="preserve">, hr_1) with authored query sets; breadth across domains, query styles, and naturally occurring (rather than </w:t>
      </w:r>
      <w:proofErr w:type="spellStart"/>
      <w:r w:rsidRPr="005E5409">
        <w:t>synthesised</w:t>
      </w:r>
      <w:proofErr w:type="spellEnd"/>
      <w:r w:rsidRPr="005E5409">
        <w:t xml:space="preserve">) schema histories requires the full </w:t>
      </w:r>
      <w:proofErr w:type="spellStart"/>
      <w:r w:rsidRPr="005E5409">
        <w:t>EvoSchema</w:t>
      </w:r>
      <w:proofErr w:type="spellEnd"/>
      <w:r w:rsidRPr="005E5409">
        <w:t xml:space="preserve"> benchmark beyond the subset of Section V-E. Second, the evaluation uses SQLite; database engines that enforce stricter type checking may reveal silent failures invisible here. Third, the MCP-mediated configuration shares the baseline's initial generation pass, which removes generation stochasticity as a source of variance but also bounds the achievable ceiling at the refreshed-schema reference accuracy. Fourth, the silent-failure evaluation uses a 60-case labelled set built from deterministic mutations of the pilot gold queries; naturally occurring silent failures may distribute differently. These constraints are acknowledged and addressed in the planned full evaluation.</w:t>
      </w:r>
    </w:p>
    <w:p w14:paraId="3640959F" w14:textId="77777777" w:rsidR="00EA24C8" w:rsidRPr="005E5409" w:rsidRDefault="00EA24C8" w:rsidP="00E76728">
      <w:pPr>
        <w:spacing w:before="160" w:after="60"/>
        <w:jc w:val="center"/>
        <w:rPr>
          <w:bCs/>
          <w:szCs w:val="20"/>
        </w:rPr>
      </w:pPr>
      <w:r w:rsidRPr="005E5409">
        <w:rPr>
          <w:bCs/>
          <w:szCs w:val="20"/>
        </w:rPr>
        <w:t>VII.  Conclusion and Future Work</w:t>
      </w:r>
    </w:p>
    <w:p w14:paraId="66B8C6BB" w14:textId="2175DE52" w:rsidR="00EA24C8" w:rsidRPr="005E5409" w:rsidRDefault="00EA24C8" w:rsidP="00EA24C8">
      <w:pPr>
        <w:spacing w:after="80" w:line="259" w:lineRule="auto"/>
        <w:jc w:val="both"/>
      </w:pPr>
      <w:r w:rsidRPr="005E5409">
        <w:t xml:space="preserve">This paper presented the first design and pilot evaluation, to our knowledge, of a Model-Context-Protocol-mediated approach to schema evolution in NL-to-SQL. The proposed server exposes three runtime primitives whose composition enables an off-the-shelf LLM client to detect, represent, and recover from schema change without fine-tuning. On a 76-query evaluation over a perturbed Spider </w:t>
      </w:r>
      <w:proofErr w:type="spellStart"/>
      <w:r w:rsidRPr="005E5409">
        <w:t>concert_singer</w:t>
      </w:r>
      <w:proofErr w:type="spellEnd"/>
      <w:r w:rsidRPr="005E5409">
        <w:t xml:space="preserve"> database spanning all five </w:t>
      </w:r>
      <w:proofErr w:type="spellStart"/>
      <w:r w:rsidRPr="005E5409">
        <w:t>EvoSchema</w:t>
      </w:r>
      <w:proofErr w:type="spellEnd"/>
      <w:r w:rsidRPr="005E5409">
        <w:t xml:space="preserve"> operator classes, </w:t>
      </w:r>
      <w:r w:rsidR="00FB7C25" w:rsidRPr="005E5409">
        <w:t>the MCP-mediated configuration achieves Recovery Rate = 0.80 (</w:t>
      </w:r>
      <w:proofErr w:type="spellStart"/>
      <w:r w:rsidR="00FB7C25" w:rsidRPr="005E5409">
        <w:t>EX_mcp</w:t>
      </w:r>
      <w:proofErr w:type="spellEnd"/>
      <w:r w:rsidR="00FB7C25" w:rsidRPr="005E5409">
        <w:t xml:space="preserve"> = 0.59 vs</w:t>
      </w:r>
      <w:ins w:id="0" w:author="Haw Su Cheng" w:date="2026-06-01T18:30:00Z" w16du:dateUtc="2026-06-01T10:30:00Z">
        <w:r w:rsidR="00FB7C25" w:rsidRPr="005E5409">
          <w:t>.</w:t>
        </w:r>
      </w:ins>
      <w:r w:rsidR="00FB7C25" w:rsidRPr="005E5409">
        <w:t xml:space="preserve"> stale baseline 0.11 and refreshed ceiling 0.71</w:t>
      </w:r>
      <w:r w:rsidR="00FB7C25" w:rsidRPr="005E5409">
        <w:t>).</w:t>
      </w:r>
      <w:r w:rsidRPr="005E5409">
        <w:t xml:space="preserve"> Across all four LLM clients (Claude Haiku 4.5, GPT-4o, Gemini 2.5 Flash, and Llama 3.3 70B) and both Spider sub-domains, Recovery Rates range from 0.80 to 0.97, </w:t>
      </w:r>
      <w:r w:rsidR="0054447D" w:rsidRPr="005E5409">
        <w:t xml:space="preserve">consistent with the server's model-agnostic design; establishing </w:t>
      </w:r>
      <w:proofErr w:type="spellStart"/>
      <w:r w:rsidR="0054447D" w:rsidRPr="005E5409">
        <w:t>generalisation</w:t>
      </w:r>
      <w:proofErr w:type="spellEnd"/>
      <w:r w:rsidR="0054447D" w:rsidRPr="005E5409">
        <w:t xml:space="preserve"> beyond these clients requires the </w:t>
      </w:r>
      <w:r w:rsidR="0054447D" w:rsidRPr="005E5409">
        <w:t xml:space="preserve">larger benchmark matrix of the planned journal extension. The 0.20 residual gap is attributable to column-merge expression reconstruction and value-encoding mismatches the identifier-substitution rewriter cannot </w:t>
      </w:r>
      <w:proofErr w:type="spellStart"/>
      <w:r w:rsidR="0054447D" w:rsidRPr="005E5409">
        <w:t>normalise</w:t>
      </w:r>
      <w:proofErr w:type="spellEnd"/>
      <w:r w:rsidR="0054447D" w:rsidRPr="005E5409">
        <w:t xml:space="preserve">. Three further results support the design. Vendor-native function calling matches MCP-mediated accuracy, which places the protocol's value in integration cost and </w:t>
      </w:r>
      <w:proofErr w:type="spellStart"/>
      <w:r w:rsidR="0054447D" w:rsidRPr="005E5409">
        <w:t>standardisation</w:t>
      </w:r>
      <w:proofErr w:type="spellEnd"/>
      <w:r w:rsidR="0054447D" w:rsidRPr="005E5409">
        <w:t>. The recovery mechanism transfers to real benchmark data (</w:t>
      </w:r>
      <w:proofErr w:type="spellStart"/>
      <w:r w:rsidR="0054447D" w:rsidRPr="005E5409">
        <w:t>EvoSchema</w:t>
      </w:r>
      <w:proofErr w:type="spellEnd"/>
      <w:r w:rsidR="0054447D" w:rsidRPr="005E5409">
        <w:t xml:space="preserve">/BIRD-dev, RR &gt; 1). The silent-failure validator reaches precision 1.00 / F1 0.545 on a 60-case labelled set. Future work will extend the evaluation to the full Spider, BIRD, and </w:t>
      </w:r>
      <w:proofErr w:type="spellStart"/>
      <w:r w:rsidR="0054447D" w:rsidRPr="005E5409">
        <w:t>EvoSchema</w:t>
      </w:r>
      <w:proofErr w:type="spellEnd"/>
      <w:r w:rsidR="0054447D" w:rsidRPr="005E5409">
        <w:t xml:space="preserve"> benchmarks, with per-operator recovery rates and McNemar's analysis across all splits. Three pipeline items follow directly from the failure analysis: raise silent-failure recall without giving up the zero-false-positive operating point, supply value-space samples in the recovery re-prompt so Q05-class detections become </w:t>
      </w:r>
      <w:proofErr w:type="gramStart"/>
      <w:r w:rsidR="0054447D" w:rsidRPr="005E5409">
        <w:t>recoveries, and</w:t>
      </w:r>
      <w:proofErr w:type="gramEnd"/>
      <w:r w:rsidR="0054447D" w:rsidRPr="005E5409">
        <w:t xml:space="preserve"> promote the column-merge fallback adopted here into the default pipeline. </w:t>
      </w:r>
      <w:r w:rsidRPr="005E5409">
        <w:t xml:space="preserve">The reference implementation is released under an MIT </w:t>
      </w:r>
      <w:proofErr w:type="spellStart"/>
      <w:r w:rsidRPr="005E5409">
        <w:t>licence</w:t>
      </w:r>
      <w:proofErr w:type="spellEnd"/>
      <w:r w:rsidRPr="005E5409">
        <w:t xml:space="preserve"> so that subsequent research on MCP-mediated database access can build on a shared </w:t>
      </w:r>
      <w:proofErr w:type="spellStart"/>
      <w:r w:rsidRPr="005E5409">
        <w:t>standardised</w:t>
      </w:r>
      <w:proofErr w:type="spellEnd"/>
      <w:r w:rsidRPr="005E5409">
        <w:t xml:space="preserve"> substrate rather than ad-hoc vendor adapters.</w:t>
      </w:r>
    </w:p>
    <w:p w14:paraId="59ACE932" w14:textId="77777777" w:rsidR="00EA24C8" w:rsidRPr="005E5409" w:rsidRDefault="00EA24C8" w:rsidP="00E76728">
      <w:pPr>
        <w:spacing w:before="160" w:after="60"/>
        <w:jc w:val="center"/>
        <w:rPr>
          <w:bCs/>
          <w:szCs w:val="20"/>
        </w:rPr>
      </w:pPr>
      <w:r w:rsidRPr="005E5409">
        <w:rPr>
          <w:bCs/>
          <w:szCs w:val="20"/>
        </w:rPr>
        <w:t>Acknowledgments</w:t>
      </w:r>
    </w:p>
    <w:p w14:paraId="597B0744" w14:textId="77777777" w:rsidR="00EA24C8" w:rsidRPr="005E5409" w:rsidRDefault="00EA24C8" w:rsidP="00EA24C8">
      <w:pPr>
        <w:spacing w:after="120" w:line="259" w:lineRule="auto"/>
        <w:jc w:val="both"/>
      </w:pPr>
      <w:r w:rsidRPr="005E5409">
        <w:t>The authors would like to thank the anonymous reviewers for their suggestions to improve the paper.</w:t>
      </w:r>
    </w:p>
    <w:p w14:paraId="7072AA78" w14:textId="77777777" w:rsidR="00732F09" w:rsidRPr="005E5409" w:rsidRDefault="005C41AB" w:rsidP="00E76728">
      <w:pPr>
        <w:spacing w:before="160" w:after="60"/>
        <w:jc w:val="center"/>
        <w:rPr>
          <w:bCs/>
          <w:szCs w:val="20"/>
        </w:rPr>
      </w:pPr>
      <w:r w:rsidRPr="005E5409">
        <w:rPr>
          <w:bCs/>
          <w:szCs w:val="20"/>
        </w:rPr>
        <w:t>References</w:t>
      </w:r>
    </w:p>
    <w:p w14:paraId="6DEBA563" w14:textId="067CED71" w:rsidR="00EA24C8" w:rsidRPr="005E5409" w:rsidRDefault="00EA24C8" w:rsidP="00EA24C8">
      <w:pPr>
        <w:spacing w:after="40" w:line="252" w:lineRule="auto"/>
        <w:ind w:left="340" w:hanging="340"/>
        <w:jc w:val="both"/>
        <w:rPr>
          <w:bCs/>
          <w:sz w:val="16"/>
          <w:szCs w:val="16"/>
        </w:rPr>
      </w:pPr>
      <w:r w:rsidRPr="005E5409">
        <w:rPr>
          <w:bCs/>
          <w:sz w:val="16"/>
          <w:szCs w:val="16"/>
        </w:rPr>
        <w:t xml:space="preserve">[1] </w:t>
      </w:r>
      <w:r w:rsidR="00A943BB" w:rsidRPr="005E5409">
        <w:rPr>
          <w:bCs/>
          <w:sz w:val="16"/>
          <w:szCs w:val="16"/>
        </w:rPr>
        <w:t>V. Zhong, C. Xiong, and R. Socher, “Seq2SQL: Generating structured queries from natural language using reinforcement learning,” arXiv:1709.00103, 2017.</w:t>
      </w:r>
    </w:p>
    <w:p w14:paraId="0434B410" w14:textId="40C2ADC7" w:rsidR="00EA24C8" w:rsidRPr="005E5409" w:rsidRDefault="00EA24C8" w:rsidP="00A943BB">
      <w:pPr>
        <w:spacing w:after="40" w:line="252" w:lineRule="auto"/>
        <w:ind w:left="340" w:hanging="340"/>
        <w:jc w:val="both"/>
        <w:rPr>
          <w:bCs/>
          <w:sz w:val="16"/>
          <w:szCs w:val="16"/>
        </w:rPr>
      </w:pPr>
      <w:r w:rsidRPr="005E5409">
        <w:rPr>
          <w:bCs/>
          <w:sz w:val="16"/>
          <w:szCs w:val="16"/>
        </w:rPr>
        <w:t xml:space="preserve">[2] </w:t>
      </w:r>
      <w:r w:rsidR="00A943BB" w:rsidRPr="005E5409">
        <w:rPr>
          <w:bCs/>
          <w:sz w:val="16"/>
          <w:szCs w:val="16"/>
        </w:rPr>
        <w:t xml:space="preserve">A. Vaswani et al., “Attention is all you need,” in Proc. </w:t>
      </w:r>
      <w:proofErr w:type="spellStart"/>
      <w:r w:rsidR="00A943BB" w:rsidRPr="005E5409">
        <w:rPr>
          <w:bCs/>
          <w:sz w:val="16"/>
          <w:szCs w:val="16"/>
        </w:rPr>
        <w:t>NeurIPS</w:t>
      </w:r>
      <w:proofErr w:type="spellEnd"/>
      <w:r w:rsidR="00A943BB" w:rsidRPr="005E5409">
        <w:rPr>
          <w:bCs/>
          <w:sz w:val="16"/>
          <w:szCs w:val="16"/>
        </w:rPr>
        <w:t>, 2017.</w:t>
      </w:r>
    </w:p>
    <w:p w14:paraId="74EC8F45" w14:textId="77777777" w:rsidR="00EA24C8" w:rsidRPr="005E5409" w:rsidRDefault="00EA24C8" w:rsidP="00EA24C8">
      <w:pPr>
        <w:spacing w:after="40" w:line="252" w:lineRule="auto"/>
        <w:ind w:left="340" w:hanging="340"/>
        <w:jc w:val="both"/>
        <w:rPr>
          <w:bCs/>
          <w:sz w:val="16"/>
          <w:szCs w:val="16"/>
        </w:rPr>
      </w:pPr>
      <w:r w:rsidRPr="005E5409">
        <w:rPr>
          <w:bCs/>
          <w:sz w:val="16"/>
          <w:szCs w:val="16"/>
        </w:rPr>
        <w:t>[3] H. Li, J. Zhang, C. Li, and H. Chen, “RESDSQL: Decoupling schema linking and skeleton parsing for text-to-SQL,” in Proc. AAAI, 2023.</w:t>
      </w:r>
    </w:p>
    <w:p w14:paraId="3241328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[4] M. </w:t>
      </w:r>
      <w:proofErr w:type="spellStart"/>
      <w:r w:rsidRPr="005E5409">
        <w:rPr>
          <w:bCs/>
          <w:sz w:val="16"/>
          <w:szCs w:val="16"/>
        </w:rPr>
        <w:t>Pourreza</w:t>
      </w:r>
      <w:proofErr w:type="spellEnd"/>
      <w:r w:rsidRPr="005E5409">
        <w:rPr>
          <w:bCs/>
          <w:sz w:val="16"/>
          <w:szCs w:val="16"/>
        </w:rPr>
        <w:t xml:space="preserve"> and D. </w:t>
      </w:r>
      <w:proofErr w:type="spellStart"/>
      <w:r w:rsidRPr="005E5409">
        <w:rPr>
          <w:bCs/>
          <w:sz w:val="16"/>
          <w:szCs w:val="16"/>
        </w:rPr>
        <w:t>Rafiei</w:t>
      </w:r>
      <w:proofErr w:type="spellEnd"/>
      <w:r w:rsidRPr="005E5409">
        <w:rPr>
          <w:bCs/>
          <w:sz w:val="16"/>
          <w:szCs w:val="16"/>
        </w:rPr>
        <w:t xml:space="preserve">, “DIN-SQL: Decomposed in-context learning of text-to-SQL with self-correction,” in Proc. </w:t>
      </w:r>
      <w:proofErr w:type="spellStart"/>
      <w:r w:rsidRPr="005E5409">
        <w:rPr>
          <w:bCs/>
          <w:sz w:val="16"/>
          <w:szCs w:val="16"/>
        </w:rPr>
        <w:t>NeurIPS</w:t>
      </w:r>
      <w:proofErr w:type="spellEnd"/>
      <w:r w:rsidRPr="005E5409">
        <w:rPr>
          <w:bCs/>
          <w:sz w:val="16"/>
          <w:szCs w:val="16"/>
        </w:rPr>
        <w:t>, 2023.</w:t>
      </w:r>
    </w:p>
    <w:p w14:paraId="0A3BD3E3" w14:textId="77777777" w:rsidR="00EA24C8" w:rsidRPr="005E5409" w:rsidRDefault="00EA24C8" w:rsidP="00EA24C8">
      <w:pPr>
        <w:spacing w:after="40" w:line="252" w:lineRule="auto"/>
        <w:ind w:left="340" w:hanging="340"/>
        <w:jc w:val="both"/>
        <w:rPr>
          <w:bCs/>
          <w:sz w:val="16"/>
          <w:szCs w:val="16"/>
        </w:rPr>
      </w:pPr>
      <w:r w:rsidRPr="005E5409">
        <w:rPr>
          <w:bCs/>
          <w:sz w:val="16"/>
          <w:szCs w:val="16"/>
        </w:rPr>
        <w:t>[5] B. Wang et al., “MAC-SQL: A multi-agent collaborative framework for text-to-SQL,” in Proc. COLING, 2025.</w:t>
      </w:r>
    </w:p>
    <w:p w14:paraId="343C6E74"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[6] M. </w:t>
      </w:r>
      <w:proofErr w:type="spellStart"/>
      <w:r w:rsidRPr="005E5409">
        <w:rPr>
          <w:bCs/>
          <w:sz w:val="16"/>
          <w:szCs w:val="16"/>
        </w:rPr>
        <w:t>Pourreza</w:t>
      </w:r>
      <w:proofErr w:type="spellEnd"/>
      <w:r w:rsidRPr="005E5409">
        <w:rPr>
          <w:bCs/>
          <w:sz w:val="16"/>
          <w:szCs w:val="16"/>
        </w:rPr>
        <w:t xml:space="preserve"> et al., “CHASE-SQL: Multi-path reasoning and preference </w:t>
      </w:r>
      <w:proofErr w:type="spellStart"/>
      <w:r w:rsidRPr="005E5409">
        <w:rPr>
          <w:bCs/>
          <w:sz w:val="16"/>
          <w:szCs w:val="16"/>
        </w:rPr>
        <w:t>optimised</w:t>
      </w:r>
      <w:proofErr w:type="spellEnd"/>
      <w:r w:rsidRPr="005E5409">
        <w:rPr>
          <w:bCs/>
          <w:sz w:val="16"/>
          <w:szCs w:val="16"/>
        </w:rPr>
        <w:t xml:space="preserve"> candidate selection for text-to-SQL,” in Proc. ICLR, 2025.</w:t>
      </w:r>
    </w:p>
    <w:p w14:paraId="0D661A7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[7] S. Talaei, M. </w:t>
      </w:r>
      <w:proofErr w:type="spellStart"/>
      <w:r w:rsidRPr="005E5409">
        <w:rPr>
          <w:bCs/>
          <w:sz w:val="16"/>
          <w:szCs w:val="16"/>
        </w:rPr>
        <w:t>Pourreza</w:t>
      </w:r>
      <w:proofErr w:type="spellEnd"/>
      <w:r w:rsidRPr="005E5409">
        <w:rPr>
          <w:bCs/>
          <w:sz w:val="16"/>
          <w:szCs w:val="16"/>
        </w:rPr>
        <w:t xml:space="preserve">, Y.-C. Chang, A. </w:t>
      </w:r>
      <w:proofErr w:type="spellStart"/>
      <w:r w:rsidRPr="005E5409">
        <w:rPr>
          <w:bCs/>
          <w:sz w:val="16"/>
          <w:szCs w:val="16"/>
        </w:rPr>
        <w:t>Mirhoseini</w:t>
      </w:r>
      <w:proofErr w:type="spellEnd"/>
      <w:r w:rsidRPr="005E5409">
        <w:rPr>
          <w:bCs/>
          <w:sz w:val="16"/>
          <w:szCs w:val="16"/>
        </w:rPr>
        <w:t xml:space="preserve">, and A. Saberi, “CHESS: Contextual harnessing for efficient SQL synthesis,” arXiv:2405.16755, 2024. [Preprint; not </w:t>
      </w:r>
      <w:proofErr w:type="gramStart"/>
      <w:r w:rsidRPr="005E5409">
        <w:rPr>
          <w:bCs/>
          <w:sz w:val="16"/>
          <w:szCs w:val="16"/>
        </w:rPr>
        <w:t>peer-reviewed</w:t>
      </w:r>
      <w:proofErr w:type="gramEnd"/>
      <w:r w:rsidRPr="005E5409">
        <w:rPr>
          <w:bCs/>
          <w:sz w:val="16"/>
          <w:szCs w:val="16"/>
        </w:rPr>
        <w:t>.]</w:t>
      </w:r>
    </w:p>
    <w:p w14:paraId="2111A477" w14:textId="77777777" w:rsidR="00EA24C8" w:rsidRPr="005E5409" w:rsidRDefault="00EA24C8" w:rsidP="00EA24C8">
      <w:pPr>
        <w:spacing w:after="40" w:line="252" w:lineRule="auto"/>
        <w:ind w:left="340" w:hanging="340"/>
        <w:jc w:val="both"/>
        <w:rPr>
          <w:bCs/>
          <w:sz w:val="16"/>
          <w:szCs w:val="16"/>
        </w:rPr>
      </w:pPr>
      <w:r w:rsidRPr="005E5409">
        <w:rPr>
          <w:bCs/>
          <w:sz w:val="16"/>
          <w:szCs w:val="16"/>
        </w:rPr>
        <w:t>[8] T. Yu et al., “Spider: A large-scale human-labeled dataset for complex and cross-domain semantic parsing and text-to-SQL task,” in Proc. EMNLP, 2018.</w:t>
      </w:r>
    </w:p>
    <w:p w14:paraId="3CDF3848"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[9] J. Li et al., “Can LLM already serve as a database interface? A big bench for large-scale database grounded text-to-SQLs,” in Proc. </w:t>
      </w:r>
      <w:proofErr w:type="spellStart"/>
      <w:r w:rsidRPr="005E5409">
        <w:rPr>
          <w:bCs/>
          <w:sz w:val="16"/>
          <w:szCs w:val="16"/>
        </w:rPr>
        <w:t>NeurIPS</w:t>
      </w:r>
      <w:proofErr w:type="spellEnd"/>
      <w:r w:rsidRPr="005E5409">
        <w:rPr>
          <w:bCs/>
          <w:sz w:val="16"/>
          <w:szCs w:val="16"/>
        </w:rPr>
        <w:t>, 2023.</w:t>
      </w:r>
    </w:p>
    <w:p w14:paraId="5A7EEDD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[10] Z. Brahmia, F. Grandi, and B. </w:t>
      </w:r>
      <w:proofErr w:type="spellStart"/>
      <w:r w:rsidRPr="005E5409">
        <w:rPr>
          <w:bCs/>
          <w:sz w:val="16"/>
          <w:szCs w:val="16"/>
        </w:rPr>
        <w:t>Oliboni</w:t>
      </w:r>
      <w:proofErr w:type="spellEnd"/>
      <w:r w:rsidRPr="005E5409">
        <w:rPr>
          <w:bCs/>
          <w:sz w:val="16"/>
          <w:szCs w:val="16"/>
        </w:rPr>
        <w:t>, “A literature review on schema evolution in databases,” Computing Open, vol. 02, 2024, doi:10.1142/s2972370124300012.</w:t>
      </w:r>
    </w:p>
    <w:p w14:paraId="5276EFC0" w14:textId="77777777" w:rsidR="00EA24C8" w:rsidRPr="005E5409" w:rsidRDefault="00EA24C8" w:rsidP="00EA24C8">
      <w:pPr>
        <w:spacing w:after="40" w:line="252" w:lineRule="auto"/>
        <w:ind w:left="340" w:hanging="340"/>
        <w:jc w:val="both"/>
        <w:rPr>
          <w:bCs/>
          <w:sz w:val="16"/>
          <w:szCs w:val="16"/>
        </w:rPr>
      </w:pPr>
      <w:r w:rsidRPr="005E5409">
        <w:rPr>
          <w:bCs/>
          <w:sz w:val="16"/>
          <w:szCs w:val="16"/>
        </w:rPr>
        <w:t>[11] T. Zhang et al., “</w:t>
      </w:r>
      <w:proofErr w:type="spellStart"/>
      <w:r w:rsidRPr="005E5409">
        <w:rPr>
          <w:bCs/>
          <w:sz w:val="16"/>
          <w:szCs w:val="16"/>
        </w:rPr>
        <w:t>EvoSchema</w:t>
      </w:r>
      <w:proofErr w:type="spellEnd"/>
      <w:r w:rsidRPr="005E5409">
        <w:rPr>
          <w:bCs/>
          <w:sz w:val="16"/>
          <w:szCs w:val="16"/>
        </w:rPr>
        <w:t>: Towards text-to-SQL robustness against schema evolution,” Proc. VLDB Endowment, vol. 18, no. 10, pp. 3655–3668, 2025, doi:10.14778/3748191.3748222.</w:t>
      </w:r>
    </w:p>
    <w:p w14:paraId="37D87DC1" w14:textId="77777777" w:rsidR="00EA24C8" w:rsidRPr="005E5409" w:rsidRDefault="00EA24C8" w:rsidP="00EA24C8">
      <w:pPr>
        <w:spacing w:after="40" w:line="252" w:lineRule="auto"/>
        <w:ind w:left="340" w:hanging="340"/>
        <w:jc w:val="both"/>
        <w:rPr>
          <w:bCs/>
          <w:sz w:val="16"/>
          <w:szCs w:val="16"/>
        </w:rPr>
      </w:pPr>
      <w:r w:rsidRPr="005E5409">
        <w:rPr>
          <w:bCs/>
          <w:sz w:val="16"/>
          <w:szCs w:val="16"/>
        </w:rPr>
        <w:t>[12] Anthropic, “Model Context Protocol: Specification (revision 2024-11-05),” 2024. Available: https://modelcontextprotocol.io</w:t>
      </w:r>
    </w:p>
    <w:p w14:paraId="075D2943"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[13] X. Hou, Y. Zhao, S. Wang, and H. Wang, “Model Context Protocol (MCP): Landscape, security threats, and future research directions,” arXiv:2503.23278, 2025. [Preprint; not </w:t>
      </w:r>
      <w:proofErr w:type="gramStart"/>
      <w:r w:rsidRPr="005E5409">
        <w:rPr>
          <w:bCs/>
          <w:sz w:val="16"/>
          <w:szCs w:val="16"/>
        </w:rPr>
        <w:t>peer-reviewed</w:t>
      </w:r>
      <w:proofErr w:type="gramEnd"/>
      <w:r w:rsidRPr="005E5409">
        <w:rPr>
          <w:bCs/>
          <w:sz w:val="16"/>
          <w:szCs w:val="16"/>
        </w:rPr>
        <w:t>.]</w:t>
      </w:r>
    </w:p>
    <w:p w14:paraId="1C04A22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[14] J. </w:t>
      </w:r>
      <w:proofErr w:type="spellStart"/>
      <w:r w:rsidRPr="005E5409">
        <w:rPr>
          <w:bCs/>
          <w:sz w:val="16"/>
          <w:szCs w:val="16"/>
        </w:rPr>
        <w:t>Agater</w:t>
      </w:r>
      <w:proofErr w:type="spellEnd"/>
      <w:r w:rsidRPr="005E5409">
        <w:rPr>
          <w:bCs/>
          <w:sz w:val="16"/>
          <w:szCs w:val="16"/>
        </w:rPr>
        <w:t xml:space="preserve">, L. </w:t>
      </w:r>
      <w:proofErr w:type="spellStart"/>
      <w:r w:rsidRPr="005E5409">
        <w:rPr>
          <w:bCs/>
          <w:sz w:val="16"/>
          <w:szCs w:val="16"/>
        </w:rPr>
        <w:t>Herradi</w:t>
      </w:r>
      <w:proofErr w:type="spellEnd"/>
      <w:r w:rsidRPr="005E5409">
        <w:rPr>
          <w:bCs/>
          <w:sz w:val="16"/>
          <w:szCs w:val="16"/>
        </w:rPr>
        <w:t xml:space="preserve">, M. Mimouni, A. </w:t>
      </w:r>
      <w:proofErr w:type="spellStart"/>
      <w:r w:rsidRPr="005E5409">
        <w:rPr>
          <w:bCs/>
          <w:sz w:val="16"/>
          <w:szCs w:val="16"/>
        </w:rPr>
        <w:t>Memari</w:t>
      </w:r>
      <w:proofErr w:type="spellEnd"/>
      <w:r w:rsidRPr="005E5409">
        <w:rPr>
          <w:bCs/>
          <w:sz w:val="16"/>
          <w:szCs w:val="16"/>
        </w:rPr>
        <w:t xml:space="preserve">, and J. M. Gómez, “Toolbelt-MCP: Exploring the Model Context Protocol for tool-use of large language models utilizing graphs with relational databases,” in </w:t>
      </w:r>
      <w:r w:rsidRPr="005E5409">
        <w:rPr>
          <w:bCs/>
          <w:sz w:val="16"/>
          <w:szCs w:val="16"/>
        </w:rPr>
        <w:lastRenderedPageBreak/>
        <w:t>Artificial Intelligence XLII (Lecture Notes in Computer Science, vol. 16302), M. Bramer and F. Stahl, Eds. Cham, Switzerland: Springer, 2026, pp. 472–477, doi:10.1007/978-3-032-11442-6_38.</w:t>
      </w:r>
    </w:p>
    <w:p w14:paraId="78CD1EC2"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[15] K. Masayoshi et al., “EHR-MCP: Real-world evaluation of clinical information retrieval by large language models via Model Context Protocol,” arXiv:2509.15957, 2025. [Preprint; not </w:t>
      </w:r>
      <w:proofErr w:type="gramStart"/>
      <w:r w:rsidRPr="005E5409">
        <w:rPr>
          <w:bCs/>
          <w:sz w:val="16"/>
          <w:szCs w:val="16"/>
        </w:rPr>
        <w:t>peer-reviewed</w:t>
      </w:r>
      <w:proofErr w:type="gramEnd"/>
      <w:r w:rsidRPr="005E5409">
        <w:rPr>
          <w:bCs/>
          <w:sz w:val="16"/>
          <w:szCs w:val="16"/>
        </w:rPr>
        <w:t>.]</w:t>
      </w:r>
    </w:p>
    <w:p w14:paraId="7021F6F4"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[16] L. Shi, Z. Tang, N. Zhang, X. Zhang, and Z. Yang, “A survey on employing large language models for text-to-SQL tasks,” ACM </w:t>
      </w:r>
      <w:proofErr w:type="spellStart"/>
      <w:r w:rsidRPr="005E5409">
        <w:rPr>
          <w:bCs/>
          <w:sz w:val="16"/>
          <w:szCs w:val="16"/>
        </w:rPr>
        <w:t>Comput</w:t>
      </w:r>
      <w:proofErr w:type="spellEnd"/>
      <w:r w:rsidRPr="005E5409">
        <w:rPr>
          <w:bCs/>
          <w:sz w:val="16"/>
          <w:szCs w:val="16"/>
        </w:rPr>
        <w:t xml:space="preserve">. </w:t>
      </w:r>
      <w:proofErr w:type="spellStart"/>
      <w:r w:rsidRPr="005E5409">
        <w:rPr>
          <w:bCs/>
          <w:sz w:val="16"/>
          <w:szCs w:val="16"/>
        </w:rPr>
        <w:t>Surv</w:t>
      </w:r>
      <w:proofErr w:type="spellEnd"/>
      <w:r w:rsidRPr="005E5409">
        <w:rPr>
          <w:bCs/>
          <w:sz w:val="16"/>
          <w:szCs w:val="16"/>
        </w:rPr>
        <w:t>., vol. 58, no. 2, Art. 54, 2025, doi:10.1145/3737873.</w:t>
      </w:r>
    </w:p>
    <w:p w14:paraId="620BDFDB"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[17] Z. Hong, Z. Yuan, Q. Zhang, H. Chen, J. Dong, F. Huang, and X. Huang, “Next-Generation Database Interfaces: A Survey of LLM-Based Text-to-SQL,” IEEE Trans. </w:t>
      </w:r>
      <w:proofErr w:type="spellStart"/>
      <w:r w:rsidRPr="005E5409">
        <w:rPr>
          <w:bCs/>
          <w:sz w:val="16"/>
          <w:szCs w:val="16"/>
        </w:rPr>
        <w:t>Knowl</w:t>
      </w:r>
      <w:proofErr w:type="spellEnd"/>
      <w:r w:rsidRPr="005E5409">
        <w:rPr>
          <w:bCs/>
          <w:sz w:val="16"/>
          <w:szCs w:val="16"/>
        </w:rPr>
        <w:t>. Data Eng., vol. 37, no. 12, pp. 7328–7345, 2025, doi:10.1109/TKDE.2025.3609486.</w:t>
      </w:r>
    </w:p>
    <w:p w14:paraId="7C97C014" w14:textId="77777777" w:rsidR="00EA24C8" w:rsidRPr="005E5409" w:rsidRDefault="00EA24C8" w:rsidP="00EA24C8">
      <w:pPr>
        <w:spacing w:after="40" w:line="252" w:lineRule="auto"/>
        <w:ind w:left="340" w:hanging="340"/>
        <w:jc w:val="both"/>
        <w:rPr>
          <w:bCs/>
          <w:sz w:val="16"/>
          <w:szCs w:val="16"/>
        </w:rPr>
      </w:pPr>
      <w:r w:rsidRPr="005E5409">
        <w:rPr>
          <w:bCs/>
          <w:sz w:val="16"/>
          <w:szCs w:val="16"/>
        </w:rPr>
        <w:t>[18] B. Li, C. Chen, Z. Xue, Y. Mei, and Y. Luo, “</w:t>
      </w:r>
      <w:proofErr w:type="spellStart"/>
      <w:r w:rsidRPr="005E5409">
        <w:rPr>
          <w:bCs/>
          <w:sz w:val="16"/>
          <w:szCs w:val="16"/>
        </w:rPr>
        <w:t>DeepEye</w:t>
      </w:r>
      <w:proofErr w:type="spellEnd"/>
      <w:r w:rsidRPr="005E5409">
        <w:rPr>
          <w:bCs/>
          <w:sz w:val="16"/>
          <w:szCs w:val="16"/>
        </w:rPr>
        <w:t>-SQL: A software-engineering-inspired text-to-SQL framework,” Proc. ACM Manag. Data, vol. 4, no. 3, Art. 158, 2026, doi:10.1145/3788284.</w:t>
      </w:r>
    </w:p>
    <w:p w14:paraId="64B0B234"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[19] J. Lei, R. He, and Y. Wang, “Enhanced Text-to-SQL using cooperative reinforcement learning for small language models,” Neurocomputing, vol. 673, art. 132865, 2026, </w:t>
      </w:r>
      <w:proofErr w:type="gramStart"/>
      <w:r w:rsidRPr="005E5409">
        <w:rPr>
          <w:bCs/>
          <w:sz w:val="16"/>
          <w:szCs w:val="16"/>
        </w:rPr>
        <w:t>doi:10.1016/j.neucom</w:t>
      </w:r>
      <w:proofErr w:type="gramEnd"/>
      <w:r w:rsidRPr="005E5409">
        <w:rPr>
          <w:bCs/>
          <w:sz w:val="16"/>
          <w:szCs w:val="16"/>
        </w:rPr>
        <w:t>.2026.132865.</w:t>
      </w:r>
    </w:p>
    <w:p w14:paraId="69B1674E"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[20] S. Ojuri, T. A. Han, R. Chiong, and A. Di Stefano, “Optimizing text-to-SQL conversion techniques through the integration of intelligent agents and large language models,” Inf. Process. Manag., vol. 62, p. 104136, 2025, </w:t>
      </w:r>
      <w:proofErr w:type="gramStart"/>
      <w:r w:rsidRPr="005E5409">
        <w:rPr>
          <w:bCs/>
          <w:sz w:val="16"/>
          <w:szCs w:val="16"/>
        </w:rPr>
        <w:t>doi:10.1016/j.ipm</w:t>
      </w:r>
      <w:proofErr w:type="gramEnd"/>
      <w:r w:rsidRPr="005E5409">
        <w:rPr>
          <w:bCs/>
          <w:sz w:val="16"/>
          <w:szCs w:val="16"/>
        </w:rPr>
        <w:t>.2025.104136.</w:t>
      </w:r>
    </w:p>
    <w:p w14:paraId="55D5032F"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[21] E. R. Nascimento et al., “A text-to-SQL strategy based on large language models and knowledge graphs for real-world databases,” Data </w:t>
      </w:r>
      <w:proofErr w:type="spellStart"/>
      <w:r w:rsidRPr="005E5409">
        <w:rPr>
          <w:bCs/>
          <w:sz w:val="16"/>
          <w:szCs w:val="16"/>
        </w:rPr>
        <w:t>Knowl</w:t>
      </w:r>
      <w:proofErr w:type="spellEnd"/>
      <w:r w:rsidRPr="005E5409">
        <w:rPr>
          <w:bCs/>
          <w:sz w:val="16"/>
          <w:szCs w:val="16"/>
        </w:rPr>
        <w:t xml:space="preserve">. Eng., vol. 164, p. 102580, 2026, </w:t>
      </w:r>
      <w:proofErr w:type="gramStart"/>
      <w:r w:rsidRPr="005E5409">
        <w:rPr>
          <w:bCs/>
          <w:sz w:val="16"/>
          <w:szCs w:val="16"/>
        </w:rPr>
        <w:t>doi:10.1016/j.datak</w:t>
      </w:r>
      <w:proofErr w:type="gramEnd"/>
      <w:r w:rsidRPr="005E5409">
        <w:rPr>
          <w:bCs/>
          <w:sz w:val="16"/>
          <w:szCs w:val="16"/>
        </w:rPr>
        <w:t>.2026.102580.</w:t>
      </w:r>
    </w:p>
    <w:p w14:paraId="67E818D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[22] H. Liao, S. Chen, Y. Xiao, L. Xiang, and F. Min, “Large-scale text-to-SQL generation with adversarial defense,” Information Sciences, vol. 733, art. 122942, 2026, </w:t>
      </w:r>
      <w:proofErr w:type="gramStart"/>
      <w:r w:rsidRPr="005E5409">
        <w:rPr>
          <w:bCs/>
          <w:sz w:val="16"/>
          <w:szCs w:val="16"/>
        </w:rPr>
        <w:t>doi:10.1016/j.ins</w:t>
      </w:r>
      <w:proofErr w:type="gramEnd"/>
      <w:r w:rsidRPr="005E5409">
        <w:rPr>
          <w:bCs/>
          <w:sz w:val="16"/>
          <w:szCs w:val="16"/>
        </w:rPr>
        <w:t>.2025.122942.</w:t>
      </w:r>
    </w:p>
    <w:p w14:paraId="4E0D9FC2"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[23] D. Chen, X. Wang, S. Ren, Q. Ma, P. Zhao, and A. Liu, “GBV-SQL: Guided generation and SQL2Text back-translation validation for multi-agent Text2SQL,” arXiv:2509.12612, 2025. [Preprint; not </w:t>
      </w:r>
      <w:proofErr w:type="gramStart"/>
      <w:r w:rsidRPr="005E5409">
        <w:rPr>
          <w:bCs/>
          <w:sz w:val="16"/>
          <w:szCs w:val="16"/>
        </w:rPr>
        <w:t>peer-reviewed</w:t>
      </w:r>
      <w:proofErr w:type="gramEnd"/>
      <w:r w:rsidRPr="005E5409">
        <w:rPr>
          <w:bCs/>
          <w:sz w:val="16"/>
          <w:szCs w:val="16"/>
        </w:rPr>
        <w:t>.]</w:t>
      </w:r>
    </w:p>
    <w:p w14:paraId="7BB6C365"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[24] X. Li, J. You, H. Li, J. Peng, X. Chen, and Z. Guo, “CM-SQL: A cross-model consistency framework for text-to-SQL,” Neurocomputing, vol. 658, art. 131708, 2025, </w:t>
      </w:r>
      <w:proofErr w:type="gramStart"/>
      <w:r w:rsidRPr="005E5409">
        <w:rPr>
          <w:bCs/>
          <w:sz w:val="16"/>
          <w:szCs w:val="16"/>
        </w:rPr>
        <w:t>doi:10.1016/j.neucom</w:t>
      </w:r>
      <w:proofErr w:type="gramEnd"/>
      <w:r w:rsidRPr="005E5409">
        <w:rPr>
          <w:bCs/>
          <w:sz w:val="16"/>
          <w:szCs w:val="16"/>
        </w:rPr>
        <w:t>.2025.131708.</w:t>
      </w:r>
    </w:p>
    <w:p w14:paraId="2D72E571"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[25] A. Jian et al., “TRUST-SQL: Tool-integrated multi-turn reinforcement learning for text-to-SQL over unknown schemas,” </w:t>
      </w:r>
      <w:proofErr w:type="spellStart"/>
      <w:r w:rsidRPr="005E5409">
        <w:rPr>
          <w:bCs/>
          <w:sz w:val="16"/>
          <w:szCs w:val="16"/>
        </w:rPr>
        <w:t>arXiv</w:t>
      </w:r>
      <w:proofErr w:type="spellEnd"/>
      <w:r w:rsidRPr="005E5409">
        <w:rPr>
          <w:bCs/>
          <w:sz w:val="16"/>
          <w:szCs w:val="16"/>
        </w:rPr>
        <w:t xml:space="preserve"> preprint arXiv:2603.16448, 2026. [Preprint; not </w:t>
      </w:r>
      <w:proofErr w:type="gramStart"/>
      <w:r w:rsidRPr="005E5409">
        <w:rPr>
          <w:bCs/>
          <w:sz w:val="16"/>
          <w:szCs w:val="16"/>
        </w:rPr>
        <w:t>peer-reviewed</w:t>
      </w:r>
      <w:proofErr w:type="gramEnd"/>
      <w:r w:rsidRPr="005E5409">
        <w:rPr>
          <w:bCs/>
          <w:sz w:val="16"/>
          <w:szCs w:val="16"/>
        </w:rPr>
        <w:t>.]</w:t>
      </w:r>
    </w:p>
    <w:p w14:paraId="2BD8DB52" w14:textId="77777777" w:rsidR="00EA24C8" w:rsidRPr="005E5409" w:rsidRDefault="00EA24C8" w:rsidP="00EA24C8">
      <w:pPr>
        <w:spacing w:after="40" w:line="252" w:lineRule="auto"/>
        <w:ind w:left="340" w:hanging="340"/>
        <w:jc w:val="both"/>
        <w:rPr>
          <w:bCs/>
          <w:sz w:val="16"/>
          <w:szCs w:val="16"/>
        </w:rPr>
      </w:pPr>
      <w:r w:rsidRPr="005E5409">
        <w:rPr>
          <w:bCs/>
          <w:sz w:val="16"/>
          <w:szCs w:val="16"/>
        </w:rPr>
        <w:t xml:space="preserve">[26] J. Lei, Z. Li, and Y. Wang, “SRSPSQL: A dual-stage Text-to-SQL framework with semantic rewriting and schema pruning,” Information and Software Technology, vol. 194, art. 108064, 2026, </w:t>
      </w:r>
      <w:proofErr w:type="gramStart"/>
      <w:r w:rsidRPr="005E5409">
        <w:rPr>
          <w:bCs/>
          <w:sz w:val="16"/>
          <w:szCs w:val="16"/>
        </w:rPr>
        <w:t>doi:10.1016/j.infsof</w:t>
      </w:r>
      <w:proofErr w:type="gramEnd"/>
      <w:r w:rsidRPr="005E5409">
        <w:rPr>
          <w:bCs/>
          <w:sz w:val="16"/>
          <w:szCs w:val="16"/>
        </w:rPr>
        <w:t>.2026.108064.</w:t>
      </w:r>
    </w:p>
    <w:p w14:paraId="3962A644" w14:textId="77777777" w:rsidR="00EA24C8" w:rsidRPr="005E5409" w:rsidRDefault="00EA24C8" w:rsidP="00EA24C8">
      <w:pPr>
        <w:spacing w:after="40" w:line="252" w:lineRule="auto"/>
        <w:ind w:left="340" w:hanging="340"/>
        <w:jc w:val="both"/>
        <w:rPr>
          <w:bCs/>
          <w:sz w:val="16"/>
          <w:szCs w:val="16"/>
          <w:lang w:eastAsia="zh-CN"/>
        </w:rPr>
      </w:pPr>
      <w:r w:rsidRPr="005E5409">
        <w:rPr>
          <w:bCs/>
          <w:sz w:val="16"/>
          <w:szCs w:val="16"/>
        </w:rPr>
        <w:t>[27] Apache Software Foundation, “Apache Avro 1.12.0 Specification: Schema Fingerprints,” 2024. Available: https://avro.apache.org/docs/1.12.0/specification/#schema-fingerprints</w:t>
      </w:r>
    </w:p>
    <w:p w14:paraId="1A00C474" w14:textId="77777777" w:rsidR="001A0FF8" w:rsidRPr="005E5409" w:rsidRDefault="00EA24C8" w:rsidP="00EA24C8">
      <w:pPr>
        <w:spacing w:after="40" w:line="252" w:lineRule="auto"/>
        <w:ind w:left="340" w:hanging="340"/>
        <w:jc w:val="both"/>
        <w:rPr>
          <w:bCs/>
          <w:sz w:val="16"/>
          <w:szCs w:val="16"/>
        </w:rPr>
      </w:pPr>
      <w:r w:rsidRPr="005E5409">
        <w:rPr>
          <w:bCs/>
          <w:sz w:val="16"/>
          <w:szCs w:val="16"/>
        </w:rPr>
        <w:t>[28] X.-Q. Phan, T.-H. Mai, T.-D. Dinh, M.-T. Nguyen, and L.-S. Lê, “</w:t>
      </w:r>
      <w:proofErr w:type="spellStart"/>
      <w:r w:rsidRPr="005E5409">
        <w:rPr>
          <w:bCs/>
          <w:sz w:val="16"/>
          <w:szCs w:val="16"/>
        </w:rPr>
        <w:t>AskDB</w:t>
      </w:r>
      <w:proofErr w:type="spellEnd"/>
      <w:r w:rsidRPr="005E5409">
        <w:rPr>
          <w:bCs/>
          <w:sz w:val="16"/>
          <w:szCs w:val="16"/>
        </w:rPr>
        <w:t xml:space="preserve">: An LLM agent for natural language interaction with relational databases,” arXiv:2511.16131, 2025. [Preprint; not </w:t>
      </w:r>
      <w:proofErr w:type="gramStart"/>
      <w:r w:rsidRPr="005E5409">
        <w:rPr>
          <w:bCs/>
          <w:sz w:val="16"/>
          <w:szCs w:val="16"/>
        </w:rPr>
        <w:t>peer-reviewed</w:t>
      </w:r>
      <w:proofErr w:type="gramEnd"/>
      <w:r w:rsidRPr="005E5409">
        <w:rPr>
          <w:bCs/>
          <w:sz w:val="16"/>
          <w:szCs w:val="16"/>
        </w:rPr>
        <w:t>.]</w:t>
      </w:r>
    </w:p>
    <w:p w14:paraId="5F7DBC67" w14:textId="77777777" w:rsidR="001A0FF8" w:rsidRPr="005E5409" w:rsidRDefault="001A0FF8" w:rsidP="001A0FF8">
      <w:pPr>
        <w:spacing w:line="252" w:lineRule="auto"/>
        <w:ind w:left="340" w:hanging="340"/>
        <w:jc w:val="both"/>
        <w:rPr>
          <w:color w:val="000000"/>
          <w:sz w:val="16"/>
        </w:rPr>
      </w:pPr>
      <w:r w:rsidRPr="005E5409">
        <w:rPr>
          <w:color w:val="000000"/>
          <w:sz w:val="16"/>
        </w:rPr>
        <w:t>[29] O. Bogdanov et al., “</w:t>
      </w:r>
      <w:proofErr w:type="spellStart"/>
      <w:r w:rsidRPr="005E5409">
        <w:rPr>
          <w:color w:val="000000"/>
          <w:sz w:val="16"/>
        </w:rPr>
        <w:t>AgentNLQ</w:t>
      </w:r>
      <w:proofErr w:type="spellEnd"/>
      <w:r w:rsidRPr="005E5409">
        <w:rPr>
          <w:color w:val="000000"/>
          <w:sz w:val="16"/>
        </w:rPr>
        <w:t xml:space="preserve">: A general-purpose agent for natural language to SQL,” arXiv:2605.19010, 2026. [Preprint; not </w:t>
      </w:r>
      <w:proofErr w:type="gramStart"/>
      <w:r w:rsidRPr="005E5409">
        <w:rPr>
          <w:color w:val="000000"/>
          <w:sz w:val="16"/>
        </w:rPr>
        <w:t>peer-reviewed</w:t>
      </w:r>
      <w:proofErr w:type="gramEnd"/>
      <w:r w:rsidRPr="005E5409">
        <w:rPr>
          <w:color w:val="000000"/>
          <w:sz w:val="16"/>
        </w:rPr>
        <w:t>.]</w:t>
      </w:r>
    </w:p>
    <w:p w14:paraId="678A96E8" w14:textId="251631B5" w:rsidR="00732F09" w:rsidRPr="005E5409" w:rsidRDefault="001A0FF8" w:rsidP="001A0FF8">
      <w:pPr>
        <w:spacing w:line="252" w:lineRule="auto"/>
        <w:ind w:left="340" w:hanging="340"/>
        <w:jc w:val="both"/>
        <w:rPr>
          <w:color w:val="000000"/>
          <w:sz w:val="16"/>
        </w:rPr>
      </w:pPr>
      <w:r w:rsidRPr="005E5409">
        <w:rPr>
          <w:color w:val="000000"/>
          <w:sz w:val="16"/>
        </w:rPr>
        <w:t>[30] A. Hassini, “</w:t>
      </w:r>
      <w:proofErr w:type="spellStart"/>
      <w:r w:rsidRPr="005E5409">
        <w:rPr>
          <w:color w:val="000000"/>
          <w:sz w:val="16"/>
        </w:rPr>
        <w:t>DynaQuery</w:t>
      </w:r>
      <w:proofErr w:type="spellEnd"/>
      <w:r w:rsidRPr="005E5409">
        <w:rPr>
          <w:color w:val="000000"/>
          <w:sz w:val="16"/>
        </w:rPr>
        <w:t xml:space="preserve">: A self-adapting framework for querying structured and multimodal data,” arXiv:2510.18029, 2025. [Preprint; not </w:t>
      </w:r>
      <w:proofErr w:type="gramStart"/>
      <w:r w:rsidRPr="005E5409">
        <w:rPr>
          <w:color w:val="000000"/>
          <w:sz w:val="16"/>
        </w:rPr>
        <w:t>peer-reviewed</w:t>
      </w:r>
      <w:proofErr w:type="gramEnd"/>
      <w:r w:rsidRPr="005E5409">
        <w:rPr>
          <w:color w:val="000000"/>
          <w:sz w:val="16"/>
        </w:rPr>
        <w:t>.]</w:t>
      </w:r>
    </w:p>
    <w:sectPr w:rsidR="00732F09" w:rsidRPr="005E5409" w:rsidSect="00034616">
      <w:type w:val="continuous"/>
      <w:pgSz w:w="11906" w:h="16838"/>
      <w:pgMar w:top="1077" w:right="907" w:bottom="1417" w:left="907" w:header="720" w:footer="720"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D66A05" w14:textId="77777777" w:rsidR="00386538" w:rsidRDefault="00386538" w:rsidP="001A0FF8">
      <w:pPr>
        <w:spacing w:after="0" w:line="240" w:lineRule="auto"/>
      </w:pPr>
      <w:r>
        <w:separator/>
      </w:r>
    </w:p>
  </w:endnote>
  <w:endnote w:type="continuationSeparator" w:id="0">
    <w:p w14:paraId="2E409493" w14:textId="77777777" w:rsidR="00386538" w:rsidRDefault="00386538" w:rsidP="001A0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9BA71" w14:textId="77777777" w:rsidR="001A0FF8" w:rsidRDefault="001A0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DA86D" w14:textId="77777777" w:rsidR="001A0FF8" w:rsidRDefault="001A0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693FA1" w14:textId="77777777" w:rsidR="001A0FF8" w:rsidRDefault="001A0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AF571B" w14:textId="77777777" w:rsidR="00386538" w:rsidRDefault="00386538" w:rsidP="001A0FF8">
      <w:pPr>
        <w:spacing w:after="0" w:line="240" w:lineRule="auto"/>
      </w:pPr>
      <w:r>
        <w:separator/>
      </w:r>
    </w:p>
  </w:footnote>
  <w:footnote w:type="continuationSeparator" w:id="0">
    <w:p w14:paraId="02AE60A7" w14:textId="77777777" w:rsidR="00386538" w:rsidRDefault="00386538" w:rsidP="001A0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FB063" w14:textId="77777777" w:rsidR="001A0FF8" w:rsidRDefault="001A0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96B" w14:textId="77777777" w:rsidR="001A0FF8" w:rsidRDefault="001A0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B87BD" w14:textId="77777777" w:rsidR="001A0FF8" w:rsidRDefault="001A0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74668"/>
    <w:multiLevelType w:val="hybridMultilevel"/>
    <w:tmpl w:val="71C4E176"/>
    <w:lvl w:ilvl="0" w:tplc="2A7897D4">
      <w:start w:val="1"/>
      <w:numFmt w:val="bullet"/>
      <w:lvlText w:val=""/>
      <w:lvlJc w:val="left"/>
      <w:pPr>
        <w:ind w:left="1080" w:hanging="360"/>
      </w:pPr>
      <w:rPr>
        <w:rFonts w:ascii="Symbol" w:hAnsi="Symbol"/>
      </w:rPr>
    </w:lvl>
    <w:lvl w:ilvl="1" w:tplc="32F40776">
      <w:start w:val="1"/>
      <w:numFmt w:val="bullet"/>
      <w:lvlText w:val=""/>
      <w:lvlJc w:val="left"/>
      <w:pPr>
        <w:ind w:left="1080" w:hanging="360"/>
      </w:pPr>
      <w:rPr>
        <w:rFonts w:ascii="Symbol" w:hAnsi="Symbol"/>
      </w:rPr>
    </w:lvl>
    <w:lvl w:ilvl="2" w:tplc="812E5A1A">
      <w:start w:val="1"/>
      <w:numFmt w:val="bullet"/>
      <w:lvlText w:val=""/>
      <w:lvlJc w:val="left"/>
      <w:pPr>
        <w:ind w:left="1080" w:hanging="360"/>
      </w:pPr>
      <w:rPr>
        <w:rFonts w:ascii="Symbol" w:hAnsi="Symbol"/>
      </w:rPr>
    </w:lvl>
    <w:lvl w:ilvl="3" w:tplc="134A4AC2">
      <w:start w:val="1"/>
      <w:numFmt w:val="bullet"/>
      <w:lvlText w:val=""/>
      <w:lvlJc w:val="left"/>
      <w:pPr>
        <w:ind w:left="1080" w:hanging="360"/>
      </w:pPr>
      <w:rPr>
        <w:rFonts w:ascii="Symbol" w:hAnsi="Symbol"/>
      </w:rPr>
    </w:lvl>
    <w:lvl w:ilvl="4" w:tplc="654A38BA">
      <w:start w:val="1"/>
      <w:numFmt w:val="bullet"/>
      <w:lvlText w:val=""/>
      <w:lvlJc w:val="left"/>
      <w:pPr>
        <w:ind w:left="1080" w:hanging="360"/>
      </w:pPr>
      <w:rPr>
        <w:rFonts w:ascii="Symbol" w:hAnsi="Symbol"/>
      </w:rPr>
    </w:lvl>
    <w:lvl w:ilvl="5" w:tplc="ABEE48B6">
      <w:start w:val="1"/>
      <w:numFmt w:val="bullet"/>
      <w:lvlText w:val=""/>
      <w:lvlJc w:val="left"/>
      <w:pPr>
        <w:ind w:left="1080" w:hanging="360"/>
      </w:pPr>
      <w:rPr>
        <w:rFonts w:ascii="Symbol" w:hAnsi="Symbol"/>
      </w:rPr>
    </w:lvl>
    <w:lvl w:ilvl="6" w:tplc="D4FA127E">
      <w:start w:val="1"/>
      <w:numFmt w:val="bullet"/>
      <w:lvlText w:val=""/>
      <w:lvlJc w:val="left"/>
      <w:pPr>
        <w:ind w:left="1080" w:hanging="360"/>
      </w:pPr>
      <w:rPr>
        <w:rFonts w:ascii="Symbol" w:hAnsi="Symbol"/>
      </w:rPr>
    </w:lvl>
    <w:lvl w:ilvl="7" w:tplc="BD32AD40">
      <w:start w:val="1"/>
      <w:numFmt w:val="bullet"/>
      <w:lvlText w:val=""/>
      <w:lvlJc w:val="left"/>
      <w:pPr>
        <w:ind w:left="1080" w:hanging="360"/>
      </w:pPr>
      <w:rPr>
        <w:rFonts w:ascii="Symbol" w:hAnsi="Symbol"/>
      </w:rPr>
    </w:lvl>
    <w:lvl w:ilvl="8" w:tplc="239ED83E">
      <w:start w:val="1"/>
      <w:numFmt w:val="bullet"/>
      <w:lvlText w:val=""/>
      <w:lvlJc w:val="left"/>
      <w:pPr>
        <w:ind w:left="1080" w:hanging="360"/>
      </w:pPr>
      <w:rPr>
        <w:rFonts w:ascii="Symbol" w:hAnsi="Symbol"/>
      </w:rPr>
    </w:lvl>
  </w:abstractNum>
  <w:abstractNum w:abstractNumId="10" w15:restartNumberingAfterBreak="0">
    <w:nsid w:val="311A7F83"/>
    <w:multiLevelType w:val="hybridMultilevel"/>
    <w:tmpl w:val="2B500512"/>
    <w:lvl w:ilvl="0" w:tplc="EBDC0B6C">
      <w:start w:val="1"/>
      <w:numFmt w:val="bullet"/>
      <w:lvlText w:val=""/>
      <w:lvlJc w:val="left"/>
      <w:pPr>
        <w:ind w:left="1080" w:hanging="360"/>
      </w:pPr>
      <w:rPr>
        <w:rFonts w:ascii="Symbol" w:hAnsi="Symbol"/>
      </w:rPr>
    </w:lvl>
    <w:lvl w:ilvl="1" w:tplc="8698D5CE">
      <w:start w:val="1"/>
      <w:numFmt w:val="bullet"/>
      <w:lvlText w:val=""/>
      <w:lvlJc w:val="left"/>
      <w:pPr>
        <w:ind w:left="1080" w:hanging="360"/>
      </w:pPr>
      <w:rPr>
        <w:rFonts w:ascii="Symbol" w:hAnsi="Symbol"/>
      </w:rPr>
    </w:lvl>
    <w:lvl w:ilvl="2" w:tplc="BC548738">
      <w:start w:val="1"/>
      <w:numFmt w:val="bullet"/>
      <w:lvlText w:val=""/>
      <w:lvlJc w:val="left"/>
      <w:pPr>
        <w:ind w:left="1080" w:hanging="360"/>
      </w:pPr>
      <w:rPr>
        <w:rFonts w:ascii="Symbol" w:hAnsi="Symbol"/>
      </w:rPr>
    </w:lvl>
    <w:lvl w:ilvl="3" w:tplc="11680D7C">
      <w:start w:val="1"/>
      <w:numFmt w:val="bullet"/>
      <w:lvlText w:val=""/>
      <w:lvlJc w:val="left"/>
      <w:pPr>
        <w:ind w:left="1080" w:hanging="360"/>
      </w:pPr>
      <w:rPr>
        <w:rFonts w:ascii="Symbol" w:hAnsi="Symbol"/>
      </w:rPr>
    </w:lvl>
    <w:lvl w:ilvl="4" w:tplc="96F26A58">
      <w:start w:val="1"/>
      <w:numFmt w:val="bullet"/>
      <w:lvlText w:val=""/>
      <w:lvlJc w:val="left"/>
      <w:pPr>
        <w:ind w:left="1080" w:hanging="360"/>
      </w:pPr>
      <w:rPr>
        <w:rFonts w:ascii="Symbol" w:hAnsi="Symbol"/>
      </w:rPr>
    </w:lvl>
    <w:lvl w:ilvl="5" w:tplc="1B90D21A">
      <w:start w:val="1"/>
      <w:numFmt w:val="bullet"/>
      <w:lvlText w:val=""/>
      <w:lvlJc w:val="left"/>
      <w:pPr>
        <w:ind w:left="1080" w:hanging="360"/>
      </w:pPr>
      <w:rPr>
        <w:rFonts w:ascii="Symbol" w:hAnsi="Symbol"/>
      </w:rPr>
    </w:lvl>
    <w:lvl w:ilvl="6" w:tplc="D30C227C">
      <w:start w:val="1"/>
      <w:numFmt w:val="bullet"/>
      <w:lvlText w:val=""/>
      <w:lvlJc w:val="left"/>
      <w:pPr>
        <w:ind w:left="1080" w:hanging="360"/>
      </w:pPr>
      <w:rPr>
        <w:rFonts w:ascii="Symbol" w:hAnsi="Symbol"/>
      </w:rPr>
    </w:lvl>
    <w:lvl w:ilvl="7" w:tplc="35A44BC2">
      <w:start w:val="1"/>
      <w:numFmt w:val="bullet"/>
      <w:lvlText w:val=""/>
      <w:lvlJc w:val="left"/>
      <w:pPr>
        <w:ind w:left="1080" w:hanging="360"/>
      </w:pPr>
      <w:rPr>
        <w:rFonts w:ascii="Symbol" w:hAnsi="Symbol"/>
      </w:rPr>
    </w:lvl>
    <w:lvl w:ilvl="8" w:tplc="E37495E0">
      <w:start w:val="1"/>
      <w:numFmt w:val="bullet"/>
      <w:lvlText w:val=""/>
      <w:lvlJc w:val="left"/>
      <w:pPr>
        <w:ind w:left="1080" w:hanging="360"/>
      </w:pPr>
      <w:rPr>
        <w:rFonts w:ascii="Symbol" w:hAnsi="Symbol"/>
      </w:rPr>
    </w:lvl>
  </w:abstractNum>
  <w:abstractNum w:abstractNumId="11" w15:restartNumberingAfterBreak="0">
    <w:nsid w:val="35105DFF"/>
    <w:multiLevelType w:val="hybridMultilevel"/>
    <w:tmpl w:val="73309668"/>
    <w:lvl w:ilvl="0" w:tplc="C2CEF180">
      <w:start w:val="1"/>
      <w:numFmt w:val="bullet"/>
      <w:lvlText w:val=""/>
      <w:lvlJc w:val="left"/>
      <w:pPr>
        <w:ind w:left="1080" w:hanging="360"/>
      </w:pPr>
      <w:rPr>
        <w:rFonts w:ascii="Symbol" w:hAnsi="Symbol"/>
      </w:rPr>
    </w:lvl>
    <w:lvl w:ilvl="1" w:tplc="69AA21F6">
      <w:start w:val="1"/>
      <w:numFmt w:val="bullet"/>
      <w:lvlText w:val=""/>
      <w:lvlJc w:val="left"/>
      <w:pPr>
        <w:ind w:left="1080" w:hanging="360"/>
      </w:pPr>
      <w:rPr>
        <w:rFonts w:ascii="Symbol" w:hAnsi="Symbol"/>
      </w:rPr>
    </w:lvl>
    <w:lvl w:ilvl="2" w:tplc="42E6D808">
      <w:start w:val="1"/>
      <w:numFmt w:val="bullet"/>
      <w:lvlText w:val=""/>
      <w:lvlJc w:val="left"/>
      <w:pPr>
        <w:ind w:left="1080" w:hanging="360"/>
      </w:pPr>
      <w:rPr>
        <w:rFonts w:ascii="Symbol" w:hAnsi="Symbol"/>
      </w:rPr>
    </w:lvl>
    <w:lvl w:ilvl="3" w:tplc="223483E6">
      <w:start w:val="1"/>
      <w:numFmt w:val="bullet"/>
      <w:lvlText w:val=""/>
      <w:lvlJc w:val="left"/>
      <w:pPr>
        <w:ind w:left="1080" w:hanging="360"/>
      </w:pPr>
      <w:rPr>
        <w:rFonts w:ascii="Symbol" w:hAnsi="Symbol"/>
      </w:rPr>
    </w:lvl>
    <w:lvl w:ilvl="4" w:tplc="75801B80">
      <w:start w:val="1"/>
      <w:numFmt w:val="bullet"/>
      <w:lvlText w:val=""/>
      <w:lvlJc w:val="left"/>
      <w:pPr>
        <w:ind w:left="1080" w:hanging="360"/>
      </w:pPr>
      <w:rPr>
        <w:rFonts w:ascii="Symbol" w:hAnsi="Symbol"/>
      </w:rPr>
    </w:lvl>
    <w:lvl w:ilvl="5" w:tplc="61D492BC">
      <w:start w:val="1"/>
      <w:numFmt w:val="bullet"/>
      <w:lvlText w:val=""/>
      <w:lvlJc w:val="left"/>
      <w:pPr>
        <w:ind w:left="1080" w:hanging="360"/>
      </w:pPr>
      <w:rPr>
        <w:rFonts w:ascii="Symbol" w:hAnsi="Symbol"/>
      </w:rPr>
    </w:lvl>
    <w:lvl w:ilvl="6" w:tplc="A4C837BA">
      <w:start w:val="1"/>
      <w:numFmt w:val="bullet"/>
      <w:lvlText w:val=""/>
      <w:lvlJc w:val="left"/>
      <w:pPr>
        <w:ind w:left="1080" w:hanging="360"/>
      </w:pPr>
      <w:rPr>
        <w:rFonts w:ascii="Symbol" w:hAnsi="Symbol"/>
      </w:rPr>
    </w:lvl>
    <w:lvl w:ilvl="7" w:tplc="64EE76F6">
      <w:start w:val="1"/>
      <w:numFmt w:val="bullet"/>
      <w:lvlText w:val=""/>
      <w:lvlJc w:val="left"/>
      <w:pPr>
        <w:ind w:left="1080" w:hanging="360"/>
      </w:pPr>
      <w:rPr>
        <w:rFonts w:ascii="Symbol" w:hAnsi="Symbol"/>
      </w:rPr>
    </w:lvl>
    <w:lvl w:ilvl="8" w:tplc="2228CABA">
      <w:start w:val="1"/>
      <w:numFmt w:val="bullet"/>
      <w:lvlText w:val=""/>
      <w:lvlJc w:val="left"/>
      <w:pPr>
        <w:ind w:left="1080" w:hanging="360"/>
      </w:pPr>
      <w:rPr>
        <w:rFonts w:ascii="Symbol" w:hAnsi="Symbol"/>
      </w:rPr>
    </w:lvl>
  </w:abstractNum>
  <w:abstractNum w:abstractNumId="12" w15:restartNumberingAfterBreak="0">
    <w:nsid w:val="58643345"/>
    <w:multiLevelType w:val="hybridMultilevel"/>
    <w:tmpl w:val="4886AA88"/>
    <w:lvl w:ilvl="0" w:tplc="9BE62FCE">
      <w:start w:val="1"/>
      <w:numFmt w:val="bullet"/>
      <w:lvlText w:val=""/>
      <w:lvlJc w:val="left"/>
      <w:pPr>
        <w:ind w:left="1080" w:hanging="360"/>
      </w:pPr>
      <w:rPr>
        <w:rFonts w:ascii="Symbol" w:hAnsi="Symbol"/>
      </w:rPr>
    </w:lvl>
    <w:lvl w:ilvl="1" w:tplc="67885632">
      <w:start w:val="1"/>
      <w:numFmt w:val="bullet"/>
      <w:lvlText w:val=""/>
      <w:lvlJc w:val="left"/>
      <w:pPr>
        <w:ind w:left="1080" w:hanging="360"/>
      </w:pPr>
      <w:rPr>
        <w:rFonts w:ascii="Symbol" w:hAnsi="Symbol"/>
      </w:rPr>
    </w:lvl>
    <w:lvl w:ilvl="2" w:tplc="2C10A752">
      <w:start w:val="1"/>
      <w:numFmt w:val="bullet"/>
      <w:lvlText w:val=""/>
      <w:lvlJc w:val="left"/>
      <w:pPr>
        <w:ind w:left="1080" w:hanging="360"/>
      </w:pPr>
      <w:rPr>
        <w:rFonts w:ascii="Symbol" w:hAnsi="Symbol"/>
      </w:rPr>
    </w:lvl>
    <w:lvl w:ilvl="3" w:tplc="62BA0B44">
      <w:start w:val="1"/>
      <w:numFmt w:val="bullet"/>
      <w:lvlText w:val=""/>
      <w:lvlJc w:val="left"/>
      <w:pPr>
        <w:ind w:left="1080" w:hanging="360"/>
      </w:pPr>
      <w:rPr>
        <w:rFonts w:ascii="Symbol" w:hAnsi="Symbol"/>
      </w:rPr>
    </w:lvl>
    <w:lvl w:ilvl="4" w:tplc="B1A829E8">
      <w:start w:val="1"/>
      <w:numFmt w:val="bullet"/>
      <w:lvlText w:val=""/>
      <w:lvlJc w:val="left"/>
      <w:pPr>
        <w:ind w:left="1080" w:hanging="360"/>
      </w:pPr>
      <w:rPr>
        <w:rFonts w:ascii="Symbol" w:hAnsi="Symbol"/>
      </w:rPr>
    </w:lvl>
    <w:lvl w:ilvl="5" w:tplc="30B2880E">
      <w:start w:val="1"/>
      <w:numFmt w:val="bullet"/>
      <w:lvlText w:val=""/>
      <w:lvlJc w:val="left"/>
      <w:pPr>
        <w:ind w:left="1080" w:hanging="360"/>
      </w:pPr>
      <w:rPr>
        <w:rFonts w:ascii="Symbol" w:hAnsi="Symbol"/>
      </w:rPr>
    </w:lvl>
    <w:lvl w:ilvl="6" w:tplc="FAAC5B06">
      <w:start w:val="1"/>
      <w:numFmt w:val="bullet"/>
      <w:lvlText w:val=""/>
      <w:lvlJc w:val="left"/>
      <w:pPr>
        <w:ind w:left="1080" w:hanging="360"/>
      </w:pPr>
      <w:rPr>
        <w:rFonts w:ascii="Symbol" w:hAnsi="Symbol"/>
      </w:rPr>
    </w:lvl>
    <w:lvl w:ilvl="7" w:tplc="5F883CB8">
      <w:start w:val="1"/>
      <w:numFmt w:val="bullet"/>
      <w:lvlText w:val=""/>
      <w:lvlJc w:val="left"/>
      <w:pPr>
        <w:ind w:left="1080" w:hanging="360"/>
      </w:pPr>
      <w:rPr>
        <w:rFonts w:ascii="Symbol" w:hAnsi="Symbol"/>
      </w:rPr>
    </w:lvl>
    <w:lvl w:ilvl="8" w:tplc="B2981596">
      <w:start w:val="1"/>
      <w:numFmt w:val="bullet"/>
      <w:lvlText w:val=""/>
      <w:lvlJc w:val="left"/>
      <w:pPr>
        <w:ind w:left="1080" w:hanging="360"/>
      </w:pPr>
      <w:rPr>
        <w:rFonts w:ascii="Symbol" w:hAnsi="Symbol"/>
      </w:rPr>
    </w:lvl>
  </w:abstractNum>
  <w:abstractNum w:abstractNumId="13" w15:restartNumberingAfterBreak="0">
    <w:nsid w:val="76D21B48"/>
    <w:multiLevelType w:val="hybridMultilevel"/>
    <w:tmpl w:val="C114CDA2"/>
    <w:lvl w:ilvl="0" w:tplc="442013B8">
      <w:start w:val="1"/>
      <w:numFmt w:val="bullet"/>
      <w:lvlText w:val=""/>
      <w:lvlJc w:val="left"/>
      <w:pPr>
        <w:ind w:left="1080" w:hanging="360"/>
      </w:pPr>
      <w:rPr>
        <w:rFonts w:ascii="Symbol" w:hAnsi="Symbol"/>
      </w:rPr>
    </w:lvl>
    <w:lvl w:ilvl="1" w:tplc="D1A418E4">
      <w:start w:val="1"/>
      <w:numFmt w:val="bullet"/>
      <w:lvlText w:val=""/>
      <w:lvlJc w:val="left"/>
      <w:pPr>
        <w:ind w:left="1080" w:hanging="360"/>
      </w:pPr>
      <w:rPr>
        <w:rFonts w:ascii="Symbol" w:hAnsi="Symbol"/>
      </w:rPr>
    </w:lvl>
    <w:lvl w:ilvl="2" w:tplc="272E66D0">
      <w:start w:val="1"/>
      <w:numFmt w:val="bullet"/>
      <w:lvlText w:val=""/>
      <w:lvlJc w:val="left"/>
      <w:pPr>
        <w:ind w:left="1080" w:hanging="360"/>
      </w:pPr>
      <w:rPr>
        <w:rFonts w:ascii="Symbol" w:hAnsi="Symbol"/>
      </w:rPr>
    </w:lvl>
    <w:lvl w:ilvl="3" w:tplc="8EBC2CEC">
      <w:start w:val="1"/>
      <w:numFmt w:val="bullet"/>
      <w:lvlText w:val=""/>
      <w:lvlJc w:val="left"/>
      <w:pPr>
        <w:ind w:left="1080" w:hanging="360"/>
      </w:pPr>
      <w:rPr>
        <w:rFonts w:ascii="Symbol" w:hAnsi="Symbol"/>
      </w:rPr>
    </w:lvl>
    <w:lvl w:ilvl="4" w:tplc="C1883B04">
      <w:start w:val="1"/>
      <w:numFmt w:val="bullet"/>
      <w:lvlText w:val=""/>
      <w:lvlJc w:val="left"/>
      <w:pPr>
        <w:ind w:left="1080" w:hanging="360"/>
      </w:pPr>
      <w:rPr>
        <w:rFonts w:ascii="Symbol" w:hAnsi="Symbol"/>
      </w:rPr>
    </w:lvl>
    <w:lvl w:ilvl="5" w:tplc="7A741E56">
      <w:start w:val="1"/>
      <w:numFmt w:val="bullet"/>
      <w:lvlText w:val=""/>
      <w:lvlJc w:val="left"/>
      <w:pPr>
        <w:ind w:left="1080" w:hanging="360"/>
      </w:pPr>
      <w:rPr>
        <w:rFonts w:ascii="Symbol" w:hAnsi="Symbol"/>
      </w:rPr>
    </w:lvl>
    <w:lvl w:ilvl="6" w:tplc="115C713E">
      <w:start w:val="1"/>
      <w:numFmt w:val="bullet"/>
      <w:lvlText w:val=""/>
      <w:lvlJc w:val="left"/>
      <w:pPr>
        <w:ind w:left="1080" w:hanging="360"/>
      </w:pPr>
      <w:rPr>
        <w:rFonts w:ascii="Symbol" w:hAnsi="Symbol"/>
      </w:rPr>
    </w:lvl>
    <w:lvl w:ilvl="7" w:tplc="C1289C56">
      <w:start w:val="1"/>
      <w:numFmt w:val="bullet"/>
      <w:lvlText w:val=""/>
      <w:lvlJc w:val="left"/>
      <w:pPr>
        <w:ind w:left="1080" w:hanging="360"/>
      </w:pPr>
      <w:rPr>
        <w:rFonts w:ascii="Symbol" w:hAnsi="Symbol"/>
      </w:rPr>
    </w:lvl>
    <w:lvl w:ilvl="8" w:tplc="00342340">
      <w:start w:val="1"/>
      <w:numFmt w:val="bullet"/>
      <w:lvlText w:val=""/>
      <w:lvlJc w:val="left"/>
      <w:pPr>
        <w:ind w:left="1080" w:hanging="360"/>
      </w:pPr>
      <w:rPr>
        <w:rFonts w:ascii="Symbol" w:hAnsi="Symbol"/>
      </w:rPr>
    </w:lvl>
  </w:abstractNum>
  <w:num w:numId="1" w16cid:durableId="212546634">
    <w:abstractNumId w:val="8"/>
  </w:num>
  <w:num w:numId="2" w16cid:durableId="1510171829">
    <w:abstractNumId w:val="6"/>
  </w:num>
  <w:num w:numId="3" w16cid:durableId="694964754">
    <w:abstractNumId w:val="5"/>
  </w:num>
  <w:num w:numId="4" w16cid:durableId="1438216758">
    <w:abstractNumId w:val="4"/>
  </w:num>
  <w:num w:numId="5" w16cid:durableId="505169454">
    <w:abstractNumId w:val="7"/>
  </w:num>
  <w:num w:numId="6" w16cid:durableId="1667781887">
    <w:abstractNumId w:val="3"/>
  </w:num>
  <w:num w:numId="7" w16cid:durableId="1917277042">
    <w:abstractNumId w:val="2"/>
  </w:num>
  <w:num w:numId="8" w16cid:durableId="673143068">
    <w:abstractNumId w:val="1"/>
  </w:num>
  <w:num w:numId="9" w16cid:durableId="1682318900">
    <w:abstractNumId w:val="0"/>
  </w:num>
  <w:num w:numId="10" w16cid:durableId="1636594172">
    <w:abstractNumId w:val="11"/>
  </w:num>
  <w:num w:numId="11" w16cid:durableId="1395620972">
    <w:abstractNumId w:val="13"/>
  </w:num>
  <w:num w:numId="12" w16cid:durableId="609822414">
    <w:abstractNumId w:val="10"/>
  </w:num>
  <w:num w:numId="13" w16cid:durableId="1154297608">
    <w:abstractNumId w:val="12"/>
  </w:num>
  <w:num w:numId="14" w16cid:durableId="57521118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w Su Cheng">
    <w15:presenceInfo w15:providerId="AD" w15:userId="S::sucheng@mmu.edu.my::071a560d-93af-4bd5-bd9e-8d5d368e977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F8"/>
    <w:rsid w:val="000077AE"/>
    <w:rsid w:val="0002307C"/>
    <w:rsid w:val="00034616"/>
    <w:rsid w:val="0006063C"/>
    <w:rsid w:val="00083CA6"/>
    <w:rsid w:val="00093275"/>
    <w:rsid w:val="000A3484"/>
    <w:rsid w:val="000D1F61"/>
    <w:rsid w:val="000F3ADC"/>
    <w:rsid w:val="00131F87"/>
    <w:rsid w:val="00144B0B"/>
    <w:rsid w:val="0015074B"/>
    <w:rsid w:val="001A0FF8"/>
    <w:rsid w:val="001B3C5F"/>
    <w:rsid w:val="001D5117"/>
    <w:rsid w:val="00255C34"/>
    <w:rsid w:val="0029639D"/>
    <w:rsid w:val="002C19A7"/>
    <w:rsid w:val="002C4512"/>
    <w:rsid w:val="002F5950"/>
    <w:rsid w:val="00326F90"/>
    <w:rsid w:val="00374A29"/>
    <w:rsid w:val="00386538"/>
    <w:rsid w:val="003F0F2D"/>
    <w:rsid w:val="00420766"/>
    <w:rsid w:val="004257C9"/>
    <w:rsid w:val="00463A15"/>
    <w:rsid w:val="004D55BB"/>
    <w:rsid w:val="004D7B90"/>
    <w:rsid w:val="0054447D"/>
    <w:rsid w:val="00547881"/>
    <w:rsid w:val="00560523"/>
    <w:rsid w:val="005A7891"/>
    <w:rsid w:val="005B2D19"/>
    <w:rsid w:val="005B6EFE"/>
    <w:rsid w:val="005C41AB"/>
    <w:rsid w:val="005D6784"/>
    <w:rsid w:val="005E517D"/>
    <w:rsid w:val="005E524F"/>
    <w:rsid w:val="005E5409"/>
    <w:rsid w:val="006053B0"/>
    <w:rsid w:val="00617833"/>
    <w:rsid w:val="0066403E"/>
    <w:rsid w:val="006729AC"/>
    <w:rsid w:val="006729B8"/>
    <w:rsid w:val="006B0C3A"/>
    <w:rsid w:val="006C065B"/>
    <w:rsid w:val="006E7420"/>
    <w:rsid w:val="006F4605"/>
    <w:rsid w:val="007149CE"/>
    <w:rsid w:val="007267B4"/>
    <w:rsid w:val="00732F09"/>
    <w:rsid w:val="007F40B8"/>
    <w:rsid w:val="00825B81"/>
    <w:rsid w:val="00864AA2"/>
    <w:rsid w:val="008C219D"/>
    <w:rsid w:val="008C5509"/>
    <w:rsid w:val="008D5150"/>
    <w:rsid w:val="008D7432"/>
    <w:rsid w:val="008E40A5"/>
    <w:rsid w:val="008F4AF6"/>
    <w:rsid w:val="008F6DFE"/>
    <w:rsid w:val="009079BF"/>
    <w:rsid w:val="00932184"/>
    <w:rsid w:val="009837FC"/>
    <w:rsid w:val="00A0205F"/>
    <w:rsid w:val="00A30EE8"/>
    <w:rsid w:val="00A376EE"/>
    <w:rsid w:val="00A77D54"/>
    <w:rsid w:val="00A943BB"/>
    <w:rsid w:val="00AA1D8D"/>
    <w:rsid w:val="00AB10E8"/>
    <w:rsid w:val="00AE0BD3"/>
    <w:rsid w:val="00B23044"/>
    <w:rsid w:val="00B42114"/>
    <w:rsid w:val="00B47730"/>
    <w:rsid w:val="00BA5851"/>
    <w:rsid w:val="00C16CD5"/>
    <w:rsid w:val="00C17D88"/>
    <w:rsid w:val="00C211BD"/>
    <w:rsid w:val="00C26075"/>
    <w:rsid w:val="00C31609"/>
    <w:rsid w:val="00C505A3"/>
    <w:rsid w:val="00C52727"/>
    <w:rsid w:val="00CA23D7"/>
    <w:rsid w:val="00CB0664"/>
    <w:rsid w:val="00CE6608"/>
    <w:rsid w:val="00D837EC"/>
    <w:rsid w:val="00DA352F"/>
    <w:rsid w:val="00DB4F51"/>
    <w:rsid w:val="00DD05D5"/>
    <w:rsid w:val="00E12E9A"/>
    <w:rsid w:val="00E12F3B"/>
    <w:rsid w:val="00E76728"/>
    <w:rsid w:val="00EA24C8"/>
    <w:rsid w:val="00F1692F"/>
    <w:rsid w:val="00F8354E"/>
    <w:rsid w:val="00F8403A"/>
    <w:rsid w:val="00F969C2"/>
    <w:rsid w:val="00FA37E7"/>
    <w:rsid w:val="00FA78A2"/>
    <w:rsid w:val="00FB7C25"/>
    <w:rsid w:val="00FC693F"/>
    <w:rsid w:val="00FF633C"/>
    <w:rsid w:val="00FF70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B7606"/>
  <w14:defaultImageDpi w14:val="300"/>
  <w15:docId w15:val="{EE85CDD8-689C-4447-AEEB-CAA25DD7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32184"/>
    <w:rPr>
      <w:sz w:val="16"/>
      <w:szCs w:val="16"/>
    </w:rPr>
  </w:style>
  <w:style w:type="paragraph" w:styleId="CommentText">
    <w:name w:val="annotation text"/>
    <w:basedOn w:val="Normal"/>
    <w:link w:val="CommentTextChar"/>
    <w:uiPriority w:val="99"/>
    <w:unhideWhenUsed/>
    <w:rsid w:val="00932184"/>
    <w:pPr>
      <w:spacing w:line="240" w:lineRule="auto"/>
    </w:pPr>
    <w:rPr>
      <w:szCs w:val="20"/>
    </w:rPr>
  </w:style>
  <w:style w:type="character" w:customStyle="1" w:styleId="CommentTextChar">
    <w:name w:val="Comment Text Char"/>
    <w:basedOn w:val="DefaultParagraphFont"/>
    <w:link w:val="CommentText"/>
    <w:uiPriority w:val="99"/>
    <w:rsid w:val="009321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2184"/>
    <w:rPr>
      <w:b/>
      <w:bCs/>
    </w:rPr>
  </w:style>
  <w:style w:type="character" w:customStyle="1" w:styleId="CommentSubjectChar">
    <w:name w:val="Comment Subject Char"/>
    <w:basedOn w:val="CommentTextChar"/>
    <w:link w:val="CommentSubject"/>
    <w:uiPriority w:val="99"/>
    <w:semiHidden/>
    <w:rsid w:val="00932184"/>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8C5509"/>
    <w:rPr>
      <w:color w:val="0000FF" w:themeColor="hyperlink"/>
      <w:u w:val="single"/>
    </w:rPr>
  </w:style>
  <w:style w:type="character" w:styleId="UnresolvedMention">
    <w:name w:val="Unresolved Mention"/>
    <w:basedOn w:val="DefaultParagraphFont"/>
    <w:uiPriority w:val="99"/>
    <w:semiHidden/>
    <w:unhideWhenUsed/>
    <w:rsid w:val="008C5509"/>
    <w:rPr>
      <w:color w:val="605E5C"/>
      <w:shd w:val="clear" w:color="auto" w:fill="E1DFDD"/>
    </w:rPr>
  </w:style>
  <w:style w:type="paragraph" w:styleId="Revision">
    <w:name w:val="Revision"/>
    <w:hidden/>
    <w:uiPriority w:val="99"/>
    <w:semiHidden/>
    <w:rsid w:val="00000CF8"/>
    <w:pPr>
      <w:spacing w:after="0" w:line="240" w:lineRule="auto"/>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7D3A0E-5041-D649-ADE4-14EAC088EF2B}">
  <we:reference id="wa200010725" version="1.0.0.1" store="en-US" storeType="OMEX"/>
  <we:alternateReferences>
    <we:reference id="wa200010725" version="1.0.0.1" store="en-US" storeType="OMEX"/>
  </we:alternateReferences>
  <we:properties>
    <we:property name="claude.fileId" value="&quot;11ed44cb-f4f2-416d-8430-24da67b1f78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8414</Words>
  <Characters>49728</Characters>
  <Application>Microsoft Office Word</Application>
  <DocSecurity>0</DocSecurity>
  <Lines>1381</Lines>
  <Paragraphs>514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Poi Cheong Tan</cp:lastModifiedBy>
  <cp:revision>2</cp:revision>
  <cp:lastPrinted>2026-05-31T16:45:00Z</cp:lastPrinted>
  <dcterms:created xsi:type="dcterms:W3CDTF">2026-08-11T03:37:00Z</dcterms:created>
  <dcterms:modified xsi:type="dcterms:W3CDTF">2026-08-11T03:37:00Z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ce93e833-cecb-47dd-9e3e-705dcda94d02</vt:lpwstr>
  </property>
</Properties>
</file>